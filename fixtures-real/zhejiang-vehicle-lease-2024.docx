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564C" w:rsidRDefault="0031564C">
      <w:pPr>
        <w:jc w:val="distribute"/>
        <w:rPr>
          <w:rFonts w:ascii="Times New Roman Regular" w:eastAsia="兰米正黑体" w:hAnsi="Times New Roman Regular" w:cs="Times New Roman Regular"/>
          <w:sz w:val="52"/>
          <w:szCs w:val="52"/>
        </w:rPr>
      </w:pPr>
    </w:p>
    <w:p w:rsidR="0031564C" w:rsidRDefault="0031564C">
      <w:pPr>
        <w:jc w:val="distribute"/>
        <w:rPr>
          <w:rFonts w:ascii="Times New Roman Regular" w:eastAsia="兰米正黑体" w:hAnsi="Times New Roman Regular" w:cs="Times New Roman Regular"/>
          <w:sz w:val="52"/>
          <w:szCs w:val="52"/>
        </w:rPr>
      </w:pPr>
      <w:r>
        <w:rPr>
          <w:rFonts w:ascii="Times New Roman Regular" w:eastAsia="兰米正黑体" w:hAnsi="Times New Roman Regular" w:cs="Times New Roman Regular"/>
          <w:sz w:val="52"/>
          <w:szCs w:val="52"/>
        </w:rPr>
        <w:t>浙江省合同示范文本</w:t>
      </w:r>
    </w:p>
    <w:p w:rsidR="0031564C" w:rsidRDefault="0031564C">
      <w:pPr>
        <w:rPr>
          <w:rFonts w:ascii="Times New Roman Regular" w:hAnsi="Times New Roman Regular" w:cs="Times New Roman Regular"/>
        </w:rPr>
      </w:pPr>
    </w:p>
    <w:p w:rsidR="0031564C" w:rsidRDefault="0031564C">
      <w:pPr>
        <w:spacing w:line="600" w:lineRule="exact"/>
        <w:jc w:val="right"/>
        <w:rPr>
          <w:rFonts w:ascii="仿宋_GB2312" w:hAnsi="仿宋_GB2312" w:cs="仿宋_GB2312" w:hint="eastAsia"/>
          <w:szCs w:val="32"/>
        </w:rPr>
      </w:pPr>
      <w:r>
        <w:rPr>
          <w:rFonts w:ascii="仿宋_GB2312" w:hAnsi="仿宋_GB2312" w:cs="仿宋_GB2312" w:hint="eastAsia"/>
          <w:szCs w:val="32"/>
        </w:rPr>
        <w:t>HT33</w:t>
      </w:r>
      <w:r>
        <w:rPr>
          <w:rFonts w:ascii="仿宋_GB2312" w:hAnsi="仿宋_GB2312" w:cs="仿宋_GB2312" w:hint="eastAsia"/>
          <w:szCs w:val="32"/>
        </w:rPr>
        <w:t>／</w:t>
      </w:r>
      <w:r>
        <w:rPr>
          <w:rFonts w:ascii="仿宋_GB2312" w:hAnsi="仿宋_GB2312" w:cs="仿宋_GB2312" w:hint="eastAsia"/>
          <w:szCs w:val="32"/>
        </w:rPr>
        <w:t xml:space="preserve">SF24 </w:t>
      </w:r>
      <w:r>
        <w:rPr>
          <w:rFonts w:ascii="仿宋_GB2312" w:hAnsi="仿宋_GB2312" w:cs="仿宋_GB2312" w:hint="eastAsia"/>
          <w:szCs w:val="32"/>
        </w:rPr>
        <w:t>4</w:t>
      </w:r>
      <w:r>
        <w:rPr>
          <w:rFonts w:ascii="仿宋_GB2312" w:hAnsi="仿宋_GB2312" w:cs="仿宋_GB2312" w:hint="eastAsia"/>
          <w:szCs w:val="32"/>
        </w:rPr>
        <w:t>-2024</w:t>
      </w:r>
    </w:p>
    <w:p w:rsidR="0031564C" w:rsidRDefault="0031564C">
      <w:pPr>
        <w:spacing w:line="600" w:lineRule="exact"/>
        <w:rPr>
          <w:rFonts w:ascii="Times New Roman Regular" w:eastAsia="方正仿宋_GB2312" w:hAnsi="Times New Roman Regular" w:cs="Times New Roman Regular"/>
          <w:sz w:val="44"/>
          <w:szCs w:val="44"/>
        </w:rPr>
      </w:pPr>
      <w:r>
        <w:rPr>
          <w:rFonts w:ascii="Times New Roman Regular" w:eastAsia="方正仿宋_GB2312" w:hAnsi="Times New Roman Regular" w:cs="Times New Roman Regular"/>
          <w:szCs w:val="32"/>
          <w:u w:val="single"/>
        </w:rPr>
        <w:t xml:space="preserve"> </w:t>
      </w:r>
      <w:r>
        <w:rPr>
          <w:rFonts w:ascii="Times New Roman Regular" w:eastAsia="方正仿宋_GB2312" w:hAnsi="Times New Roman Regular" w:cs="Times New Roman Regular"/>
          <w:sz w:val="44"/>
          <w:szCs w:val="44"/>
          <w:u w:val="single"/>
        </w:rPr>
        <w:t xml:space="preserve">                                                   </w:t>
      </w:r>
      <w:r>
        <w:rPr>
          <w:rFonts w:ascii="Times New Roman Regular" w:eastAsia="方正仿宋_GB2312" w:hAnsi="Times New Roman Regular" w:cs="Times New Roman Regular"/>
          <w:sz w:val="44"/>
          <w:szCs w:val="44"/>
        </w:rPr>
        <w:t xml:space="preserve"> </w:t>
      </w:r>
    </w:p>
    <w:p w:rsidR="0031564C" w:rsidRDefault="0031564C">
      <w:pPr>
        <w:spacing w:line="560" w:lineRule="exact"/>
        <w:jc w:val="center"/>
        <w:rPr>
          <w:rFonts w:ascii="Times New Roman Regular" w:eastAsia="方正小标宋简体" w:hAnsi="Times New Roman Regular" w:cs="Times New Roman Regular"/>
          <w:spacing w:val="-20"/>
          <w:sz w:val="44"/>
          <w:szCs w:val="44"/>
        </w:rPr>
      </w:pPr>
    </w:p>
    <w:p w:rsidR="0031564C" w:rsidRDefault="0031564C">
      <w:pPr>
        <w:wordWrap w:val="0"/>
        <w:spacing w:line="580" w:lineRule="exact"/>
        <w:jc w:val="center"/>
        <w:rPr>
          <w:rFonts w:ascii="方正小标宋简体" w:eastAsia="方正小标宋简体" w:hAnsi="方正小标宋简体" w:cs="方正小标宋简体"/>
          <w:snapToGrid w:val="0"/>
          <w:kern w:val="0"/>
          <w:sz w:val="44"/>
          <w:szCs w:val="44"/>
        </w:rPr>
      </w:pPr>
      <w:r>
        <w:rPr>
          <w:rFonts w:ascii="方正小标宋简体" w:eastAsia="方正小标宋简体" w:hAnsi="方正小标宋简体" w:cs="方正小标宋简体" w:hint="eastAsia"/>
          <w:snapToGrid w:val="0"/>
          <w:kern w:val="0"/>
          <w:sz w:val="44"/>
          <w:szCs w:val="44"/>
        </w:rPr>
        <w:t>浙江省小微型客车租赁合同</w:t>
      </w:r>
    </w:p>
    <w:p w:rsidR="0031564C" w:rsidRDefault="0031564C">
      <w:pPr>
        <w:jc w:val="center"/>
        <w:rPr>
          <w:rFonts w:ascii="Times New Roman Regular" w:eastAsia="方正小标宋简体" w:hAnsi="Times New Roman Regular" w:cs="Times New Roman Regular"/>
          <w:spacing w:val="-20"/>
          <w:sz w:val="52"/>
          <w:szCs w:val="52"/>
        </w:rPr>
      </w:pPr>
    </w:p>
    <w:p w:rsidR="0031564C" w:rsidRDefault="0031564C">
      <w:pPr>
        <w:wordWrap w:val="0"/>
        <w:adjustRightInd w:val="0"/>
        <w:snapToGrid w:val="0"/>
        <w:spacing w:beforeLines="50" w:before="220" w:line="580" w:lineRule="exact"/>
        <w:jc w:val="center"/>
        <w:rPr>
          <w:rFonts w:ascii="楷体_GB2312" w:eastAsia="楷体_GB2312" w:hAnsi="楷体_GB2312" w:cs="楷体_GB2312" w:hint="eastAsia"/>
          <w:snapToGrid w:val="0"/>
          <w:kern w:val="0"/>
          <w:szCs w:val="32"/>
        </w:rPr>
      </w:pPr>
    </w:p>
    <w:p w:rsidR="0031564C" w:rsidRDefault="0031564C">
      <w:pPr>
        <w:jc w:val="center"/>
        <w:rPr>
          <w:rFonts w:ascii="Times New Roman Regular" w:eastAsia="方正小标宋简体" w:hAnsi="Times New Roman Regular" w:cs="Times New Roman Regular"/>
          <w:spacing w:val="-20"/>
          <w:sz w:val="44"/>
          <w:szCs w:val="44"/>
        </w:rPr>
      </w:pPr>
    </w:p>
    <w:p w:rsidR="0031564C" w:rsidRDefault="0031564C">
      <w:pPr>
        <w:jc w:val="center"/>
        <w:rPr>
          <w:rFonts w:ascii="Times New Roman Regular" w:eastAsia="方正小标宋简体" w:hAnsi="Times New Roman Regular" w:cs="Times New Roman Regular"/>
          <w:spacing w:val="-20"/>
          <w:sz w:val="44"/>
          <w:szCs w:val="44"/>
        </w:rPr>
      </w:pPr>
    </w:p>
    <w:p w:rsidR="0031564C" w:rsidRDefault="0031564C">
      <w:pPr>
        <w:jc w:val="center"/>
        <w:rPr>
          <w:rFonts w:ascii="Times New Roman Regular" w:eastAsia="方正小标宋简体" w:hAnsi="Times New Roman Regular" w:cs="Times New Roman Regular"/>
          <w:spacing w:val="-20"/>
          <w:sz w:val="44"/>
          <w:szCs w:val="44"/>
        </w:rPr>
      </w:pPr>
    </w:p>
    <w:p w:rsidR="0031564C" w:rsidRDefault="0031564C">
      <w:pPr>
        <w:pStyle w:val="a6"/>
        <w:ind w:left="96" w:right="96"/>
        <w:rPr>
          <w:rFonts w:ascii="Times New Roman Regular" w:hAnsi="Times New Roman Regular" w:cs="Times New Roman Regular"/>
        </w:rPr>
      </w:pPr>
    </w:p>
    <w:p w:rsidR="0031564C" w:rsidRDefault="0031564C">
      <w:pPr>
        <w:rPr>
          <w:rFonts w:ascii="Times New Roman Regular" w:eastAsia="方正小标宋简体" w:hAnsi="Times New Roman Regular" w:cs="Times New Roman Regular"/>
          <w:spacing w:val="-20"/>
          <w:sz w:val="44"/>
          <w:szCs w:val="44"/>
          <w:u w:val="single"/>
        </w:rPr>
      </w:pPr>
      <w:r>
        <w:rPr>
          <w:rFonts w:ascii="Times New Roman Regular" w:eastAsia="兰米正黑体" w:hAnsi="Times New Roman Regular" w:cs="Times New Roman Regular"/>
          <w:spacing w:val="-20"/>
          <w:szCs w:val="32"/>
        </w:rPr>
        <w:t xml:space="preserve">   </w:t>
      </w:r>
      <w:r>
        <w:rPr>
          <w:rFonts w:ascii="Times New Roman Regular" w:eastAsia="方正黑体_GBK" w:hAnsi="Times New Roman Regular" w:cs="Times New Roman Regular"/>
          <w:spacing w:val="-20"/>
          <w:szCs w:val="32"/>
          <w:u w:val="single"/>
        </w:rPr>
        <w:t>202</w:t>
      </w:r>
      <w:r>
        <w:rPr>
          <w:rFonts w:ascii="Times New Roman Regular" w:eastAsia="方正黑体_GBK" w:hAnsi="Times New Roman Regular" w:cs="Times New Roman Regular" w:hint="eastAsia"/>
          <w:spacing w:val="-20"/>
          <w:szCs w:val="32"/>
          <w:u w:val="single"/>
        </w:rPr>
        <w:t>4</w:t>
      </w:r>
      <w:r>
        <w:rPr>
          <w:rFonts w:ascii="Times New Roman Regular" w:eastAsia="方正黑体_GBK" w:hAnsi="Times New Roman Regular" w:cs="Times New Roman Regular"/>
          <w:spacing w:val="-20"/>
          <w:szCs w:val="32"/>
          <w:u w:val="single"/>
        </w:rPr>
        <w:t>-</w:t>
      </w:r>
      <w:r>
        <w:rPr>
          <w:rFonts w:ascii="Times New Roman Regular" w:eastAsia="方正黑体_GBK" w:hAnsi="Times New Roman Regular" w:cs="Times New Roman Regular" w:hint="eastAsia"/>
          <w:spacing w:val="-20"/>
          <w:szCs w:val="32"/>
          <w:u w:val="single"/>
        </w:rPr>
        <w:t>06</w:t>
      </w:r>
      <w:r>
        <w:rPr>
          <w:rFonts w:ascii="Times New Roman Regular" w:eastAsia="方正黑体_GBK" w:hAnsi="Times New Roman Regular" w:cs="Times New Roman Regular"/>
          <w:spacing w:val="-20"/>
          <w:szCs w:val="32"/>
          <w:u w:val="single"/>
        </w:rPr>
        <w:t>-</w:t>
      </w:r>
      <w:r>
        <w:rPr>
          <w:rFonts w:ascii="Times New Roman Regular" w:eastAsia="方正黑体_GBK" w:hAnsi="Times New Roman Regular" w:cs="Times New Roman Regular" w:hint="eastAsia"/>
          <w:spacing w:val="-20"/>
          <w:szCs w:val="32"/>
          <w:u w:val="single"/>
        </w:rPr>
        <w:t>24</w:t>
      </w:r>
      <w:r>
        <w:rPr>
          <w:rFonts w:ascii="Times New Roman Regular" w:eastAsia="方正黑体_GBK" w:hAnsi="Times New Roman Regular" w:cs="Times New Roman Regular"/>
          <w:spacing w:val="-20"/>
          <w:szCs w:val="32"/>
          <w:u w:val="single"/>
        </w:rPr>
        <w:t>发布</w:t>
      </w:r>
      <w:r>
        <w:rPr>
          <w:rFonts w:ascii="Times New Roman Regular" w:eastAsia="方正小标宋简体" w:hAnsi="Times New Roman Regular" w:cs="Times New Roman Regular"/>
          <w:spacing w:val="-20"/>
          <w:sz w:val="44"/>
          <w:szCs w:val="44"/>
          <w:u w:val="single"/>
        </w:rPr>
        <w:t xml:space="preserve">       </w:t>
      </w:r>
      <w:r>
        <w:rPr>
          <w:rFonts w:ascii="Times New Roman Regular" w:eastAsia="方正黑体_GBK" w:hAnsi="Times New Roman Regular" w:cs="Times New Roman Regular"/>
          <w:spacing w:val="-20"/>
          <w:szCs w:val="32"/>
          <w:u w:val="single"/>
        </w:rPr>
        <w:t xml:space="preserve">                  202</w:t>
      </w:r>
      <w:r>
        <w:rPr>
          <w:rFonts w:ascii="Times New Roman Regular" w:eastAsia="方正黑体_GBK" w:hAnsi="Times New Roman Regular" w:cs="Times New Roman Regular" w:hint="eastAsia"/>
          <w:spacing w:val="-20"/>
          <w:szCs w:val="32"/>
          <w:u w:val="single"/>
        </w:rPr>
        <w:t>4</w:t>
      </w:r>
      <w:r>
        <w:rPr>
          <w:rFonts w:ascii="Times New Roman Regular" w:eastAsia="方正黑体_GBK" w:hAnsi="Times New Roman Regular" w:cs="Times New Roman Regular"/>
          <w:spacing w:val="-20"/>
          <w:szCs w:val="32"/>
          <w:u w:val="single"/>
        </w:rPr>
        <w:t>-</w:t>
      </w:r>
      <w:r>
        <w:rPr>
          <w:rFonts w:ascii="Times New Roman Regular" w:eastAsia="方正黑体_GBK" w:hAnsi="Times New Roman Regular" w:cs="Times New Roman Regular" w:hint="eastAsia"/>
          <w:spacing w:val="-20"/>
          <w:szCs w:val="32"/>
          <w:u w:val="single"/>
        </w:rPr>
        <w:t>07</w:t>
      </w:r>
      <w:r>
        <w:rPr>
          <w:rFonts w:ascii="Times New Roman Regular" w:eastAsia="方正黑体_GBK" w:hAnsi="Times New Roman Regular" w:cs="Times New Roman Regular"/>
          <w:spacing w:val="-20"/>
          <w:szCs w:val="32"/>
          <w:u w:val="single"/>
        </w:rPr>
        <w:t>-</w:t>
      </w:r>
      <w:r>
        <w:rPr>
          <w:rFonts w:ascii="Times New Roman Regular" w:eastAsia="方正黑体_GBK" w:hAnsi="Times New Roman Regular" w:cs="Times New Roman Regular" w:hint="eastAsia"/>
          <w:spacing w:val="-20"/>
          <w:szCs w:val="32"/>
          <w:u w:val="single"/>
        </w:rPr>
        <w:t>01</w:t>
      </w:r>
      <w:r>
        <w:rPr>
          <w:rFonts w:ascii="Times New Roman Regular" w:eastAsia="方正黑体_GBK" w:hAnsi="Times New Roman Regular" w:cs="Times New Roman Regular"/>
          <w:spacing w:val="-20"/>
          <w:szCs w:val="32"/>
          <w:u w:val="single"/>
        </w:rPr>
        <w:t>施行</w:t>
      </w:r>
      <w:r>
        <w:rPr>
          <w:rFonts w:ascii="Times New Roman Regular" w:eastAsia="方正黑体_GBK" w:hAnsi="Times New Roman Regular" w:cs="Times New Roman Regular"/>
          <w:spacing w:val="-20"/>
          <w:szCs w:val="32"/>
          <w:u w:val="single"/>
        </w:rPr>
        <w:t xml:space="preserve"> </w:t>
      </w:r>
      <w:r>
        <w:rPr>
          <w:rFonts w:ascii="Times New Roman Regular" w:eastAsia="方正小标宋简体" w:hAnsi="Times New Roman Regular" w:cs="Times New Roman Regular"/>
          <w:spacing w:val="-20"/>
          <w:sz w:val="44"/>
          <w:szCs w:val="44"/>
          <w:u w:val="single"/>
        </w:rPr>
        <w:t xml:space="preserve">         </w:t>
      </w:r>
    </w:p>
    <w:p w:rsidR="0031564C" w:rsidRDefault="0031564C">
      <w:pPr>
        <w:pStyle w:val="a8"/>
        <w:wordWrap w:val="0"/>
        <w:adjustRightInd w:val="0"/>
        <w:snapToGrid w:val="0"/>
        <w:spacing w:line="580" w:lineRule="exact"/>
        <w:jc w:val="center"/>
        <w:rPr>
          <w:rFonts w:ascii="仿宋_GB2312" w:hAnsi="仿宋_GB2312" w:cs="仿宋_GB2312"/>
          <w:szCs w:val="32"/>
        </w:rPr>
      </w:pPr>
      <w:r>
        <w:rPr>
          <w:rFonts w:ascii="仿宋_GB2312" w:hAnsi="仿宋_GB2312" w:cs="仿宋_GB2312" w:hint="eastAsia"/>
          <w:szCs w:val="32"/>
        </w:rPr>
        <w:t xml:space="preserve"> </w:t>
      </w:r>
      <w:r>
        <w:rPr>
          <w:rFonts w:ascii="仿宋_GB2312" w:hAnsi="仿宋_GB2312" w:cs="仿宋_GB2312" w:hint="eastAsia"/>
          <w:szCs w:val="32"/>
        </w:rPr>
        <w:t>浙江省交通运输厅</w:t>
      </w:r>
      <w:r>
        <w:rPr>
          <w:rFonts w:ascii="仿宋_GB2312" w:hAnsi="仿宋_GB2312" w:cs="仿宋_GB2312" w:hint="eastAsia"/>
          <w:szCs w:val="32"/>
        </w:rPr>
        <w:t xml:space="preserve">  </w:t>
      </w:r>
    </w:p>
    <w:p w:rsidR="0031564C" w:rsidRDefault="0031564C">
      <w:pPr>
        <w:pStyle w:val="a8"/>
        <w:wordWrap w:val="0"/>
        <w:adjustRightInd w:val="0"/>
        <w:snapToGrid w:val="0"/>
        <w:spacing w:line="580" w:lineRule="exact"/>
        <w:jc w:val="center"/>
        <w:rPr>
          <w:rFonts w:ascii="仿宋_GB2312" w:hAnsi="仿宋_GB2312" w:cs="仿宋_GB2312"/>
          <w:szCs w:val="32"/>
        </w:rPr>
      </w:pPr>
      <w:r>
        <w:rPr>
          <w:rFonts w:ascii="仿宋_GB2312" w:hAnsi="仿宋_GB2312" w:cs="仿宋_GB2312" w:hint="eastAsia"/>
          <w:szCs w:val="32"/>
        </w:rPr>
        <w:t>浙江省市场监督管理局</w:t>
      </w:r>
    </w:p>
    <w:p w:rsidR="0031564C" w:rsidRDefault="0031564C">
      <w:pPr>
        <w:rPr>
          <w:rFonts w:ascii="Times New Roman Regular" w:hAnsi="Times New Roman Regular" w:cs="Times New Roman Regular"/>
          <w:szCs w:val="28"/>
        </w:rPr>
        <w:sectPr w:rsidR="00000000">
          <w:headerReference w:type="even" r:id="rId6"/>
          <w:headerReference w:type="default" r:id="rId7"/>
          <w:footerReference w:type="even" r:id="rId8"/>
          <w:type w:val="continuous"/>
          <w:pgSz w:w="11906" w:h="16838"/>
          <w:pgMar w:top="2098" w:right="1474" w:bottom="1984" w:left="1587" w:header="851" w:footer="992" w:gutter="0"/>
          <w:cols w:space="720"/>
          <w:docGrid w:type="lines" w:linePitch="440"/>
        </w:sectPr>
      </w:pPr>
    </w:p>
    <w:p w:rsidR="0031564C" w:rsidRDefault="0031564C">
      <w:pPr>
        <w:jc w:val="center"/>
        <w:rPr>
          <w:rFonts w:ascii="方正小标宋简体" w:eastAsia="方正小标宋简体" w:hAnsi="黑体"/>
          <w:snapToGrid w:val="0"/>
          <w:kern w:val="0"/>
          <w:sz w:val="44"/>
          <w:szCs w:val="44"/>
        </w:rPr>
      </w:pPr>
      <w:r>
        <w:rPr>
          <w:rFonts w:ascii="方正小标宋简体" w:eastAsia="方正小标宋简体" w:hAnsi="黑体"/>
          <w:snapToGrid w:val="0"/>
          <w:kern w:val="0"/>
          <w:sz w:val="44"/>
          <w:szCs w:val="44"/>
        </w:rPr>
        <w:lastRenderedPageBreak/>
        <w:t>说</w:t>
      </w:r>
      <w:r>
        <w:rPr>
          <w:rFonts w:ascii="方正小标宋简体" w:eastAsia="方正小标宋简体" w:hAnsi="黑体" w:hint="eastAsia"/>
          <w:snapToGrid w:val="0"/>
          <w:kern w:val="0"/>
          <w:sz w:val="44"/>
          <w:szCs w:val="44"/>
        </w:rPr>
        <w:t xml:space="preserve"> </w:t>
      </w:r>
      <w:r>
        <w:rPr>
          <w:rFonts w:ascii="方正小标宋简体" w:eastAsia="方正小标宋简体" w:hAnsi="黑体"/>
          <w:snapToGrid w:val="0"/>
          <w:kern w:val="0"/>
          <w:sz w:val="44"/>
          <w:szCs w:val="44"/>
        </w:rPr>
        <w:t>明</w:t>
      </w:r>
    </w:p>
    <w:p w:rsidR="0031564C" w:rsidRDefault="0031564C">
      <w:pPr>
        <w:wordWrap w:val="0"/>
        <w:spacing w:line="580" w:lineRule="exact"/>
      </w:pPr>
    </w:p>
    <w:p w:rsidR="0031564C" w:rsidRDefault="0031564C">
      <w:pPr>
        <w:adjustRightInd w:val="0"/>
        <w:snapToGrid w:val="0"/>
        <w:spacing w:line="580" w:lineRule="exact"/>
        <w:ind w:firstLineChars="200" w:firstLine="640"/>
        <w:rPr>
          <w:rFonts w:ascii="Times New Roman Regular" w:hAnsi="Times New Roman Regular" w:cs="Times New Roman Regular"/>
          <w:kern w:val="0"/>
          <w:sz w:val="28"/>
          <w:szCs w:val="28"/>
        </w:rPr>
      </w:pPr>
      <w:r>
        <w:rPr>
          <w:rFonts w:ascii="仿宋_GB2312" w:hAnsi="宋体" w:hint="eastAsia"/>
          <w:kern w:val="0"/>
          <w:szCs w:val="32"/>
        </w:rPr>
        <w:t>1.</w:t>
      </w:r>
      <w:r>
        <w:rPr>
          <w:rFonts w:ascii="仿宋_GB2312" w:hAnsi="宋体" w:hint="eastAsia"/>
          <w:kern w:val="0"/>
          <w:szCs w:val="32"/>
        </w:rPr>
        <w:t>为了明确小微型客车租赁</w:t>
      </w:r>
      <w:r>
        <w:rPr>
          <w:rFonts w:ascii="仿宋_GB2312" w:hAnsi="宋体" w:hint="eastAsia"/>
          <w:kern w:val="28"/>
          <w:szCs w:val="32"/>
        </w:rPr>
        <w:t>经营者与承租人（以下统称为当事人）</w:t>
      </w:r>
      <w:r>
        <w:rPr>
          <w:rFonts w:ascii="仿宋_GB2312" w:hAnsi="宋体" w:hint="eastAsia"/>
          <w:kern w:val="0"/>
          <w:szCs w:val="32"/>
        </w:rPr>
        <w:t>双方的权利义务，维护各方合法权益，根据《中华人民共和国民法典》，结合《浙江省道路运输条例》《小微型客车租赁经营服务管理办法》（中华人民共和国交通运输部令</w:t>
      </w:r>
      <w:r>
        <w:rPr>
          <w:rFonts w:ascii="仿宋_GB2312" w:hAnsi="宋体" w:hint="eastAsia"/>
          <w:kern w:val="0"/>
          <w:szCs w:val="32"/>
        </w:rPr>
        <w:t>2021</w:t>
      </w:r>
      <w:r>
        <w:rPr>
          <w:rFonts w:ascii="仿宋_GB2312" w:hAnsi="宋体" w:hint="eastAsia"/>
          <w:kern w:val="0"/>
          <w:szCs w:val="32"/>
        </w:rPr>
        <w:t>年第</w:t>
      </w:r>
      <w:r>
        <w:rPr>
          <w:rFonts w:ascii="仿宋_GB2312" w:hAnsi="宋体" w:hint="eastAsia"/>
          <w:kern w:val="0"/>
          <w:szCs w:val="32"/>
        </w:rPr>
        <w:t>17</w:t>
      </w:r>
      <w:r>
        <w:rPr>
          <w:rFonts w:ascii="仿宋_GB2312" w:hAnsi="宋体" w:hint="eastAsia"/>
          <w:kern w:val="0"/>
          <w:szCs w:val="32"/>
        </w:rPr>
        <w:t>号）等有关法律、法规、规章及本省实际，制定《浙江省小微型客车租赁合同示范文本》（以下简称本《合同示范文本》）。</w:t>
      </w:r>
    </w:p>
    <w:p w:rsidR="0031564C" w:rsidRDefault="0031564C">
      <w:pPr>
        <w:adjustRightInd w:val="0"/>
        <w:snapToGrid w:val="0"/>
        <w:spacing w:line="580" w:lineRule="exact"/>
        <w:ind w:firstLineChars="200" w:firstLine="640"/>
        <w:rPr>
          <w:rFonts w:ascii="仿宋_GB2312" w:hAnsi="宋体"/>
          <w:kern w:val="0"/>
          <w:szCs w:val="32"/>
        </w:rPr>
      </w:pPr>
      <w:r>
        <w:rPr>
          <w:rFonts w:ascii="仿宋_GB2312" w:hAnsi="宋体" w:hint="eastAsia"/>
          <w:kern w:val="0"/>
          <w:szCs w:val="32"/>
        </w:rPr>
        <w:t>2.</w:t>
      </w:r>
      <w:r>
        <w:rPr>
          <w:rFonts w:ascii="仿宋_GB2312" w:hAnsi="宋体" w:hint="eastAsia"/>
          <w:spacing w:val="-2"/>
          <w:szCs w:val="32"/>
        </w:rPr>
        <w:t>本</w:t>
      </w:r>
      <w:r>
        <w:rPr>
          <w:rFonts w:ascii="仿宋_GB2312" w:hAnsi="宋体" w:hint="eastAsia"/>
          <w:kern w:val="0"/>
          <w:szCs w:val="32"/>
        </w:rPr>
        <w:t>《合同示范文本》由浙江省交通运输厅制定，浙江省交通运输厅和浙江省市场监督管理局共同发布。</w:t>
      </w:r>
    </w:p>
    <w:p w:rsidR="0031564C" w:rsidRDefault="0031564C">
      <w:pPr>
        <w:adjustRightInd w:val="0"/>
        <w:snapToGrid w:val="0"/>
        <w:spacing w:line="580" w:lineRule="exact"/>
        <w:ind w:firstLineChars="200" w:firstLine="632"/>
        <w:rPr>
          <w:rFonts w:ascii="仿宋_GB2312" w:hAnsi="宋体" w:hint="eastAsia"/>
          <w:kern w:val="0"/>
          <w:szCs w:val="32"/>
        </w:rPr>
      </w:pPr>
      <w:r>
        <w:rPr>
          <w:rFonts w:ascii="仿宋_GB2312" w:hAnsi="宋体" w:hint="eastAsia"/>
          <w:spacing w:val="-2"/>
          <w:szCs w:val="32"/>
        </w:rPr>
        <w:t>3.</w:t>
      </w:r>
      <w:r>
        <w:rPr>
          <w:rFonts w:ascii="仿宋_GB2312" w:hAnsi="宋体" w:hint="eastAsia"/>
          <w:spacing w:val="-2"/>
          <w:szCs w:val="32"/>
        </w:rPr>
        <w:t>本</w:t>
      </w:r>
      <w:r>
        <w:rPr>
          <w:rFonts w:ascii="仿宋_GB2312" w:hAnsi="宋体" w:hint="eastAsia"/>
          <w:kern w:val="0"/>
          <w:szCs w:val="32"/>
        </w:rPr>
        <w:t>《合同示范文本》适用于浙江省行政区域内</w:t>
      </w:r>
      <w:r>
        <w:rPr>
          <w:rFonts w:ascii="仿宋_GB2312" w:hAnsi="宋体" w:hint="eastAsia"/>
          <w:kern w:val="28"/>
          <w:szCs w:val="32"/>
        </w:rPr>
        <w:t>小微型客车租赁活动，为推荐性使用</w:t>
      </w:r>
      <w:r>
        <w:rPr>
          <w:rFonts w:ascii="仿宋_GB2312" w:hAnsi="宋体" w:hint="eastAsia"/>
          <w:kern w:val="0"/>
          <w:szCs w:val="32"/>
        </w:rPr>
        <w:t>。</w:t>
      </w:r>
    </w:p>
    <w:p w:rsidR="0031564C" w:rsidRDefault="0031564C">
      <w:pPr>
        <w:adjustRightInd w:val="0"/>
        <w:snapToGrid w:val="0"/>
        <w:spacing w:line="580" w:lineRule="exact"/>
        <w:ind w:firstLineChars="200" w:firstLine="640"/>
        <w:rPr>
          <w:rFonts w:ascii="仿宋_GB2312" w:hAnsi="宋体" w:hint="eastAsia"/>
          <w:kern w:val="0"/>
          <w:szCs w:val="32"/>
        </w:rPr>
      </w:pPr>
      <w:r>
        <w:rPr>
          <w:rFonts w:ascii="仿宋_GB2312" w:hAnsi="宋体" w:hint="eastAsia"/>
          <w:kern w:val="0"/>
          <w:szCs w:val="32"/>
        </w:rPr>
        <w:t>4.</w:t>
      </w:r>
      <w:r>
        <w:rPr>
          <w:rFonts w:ascii="仿宋_GB2312" w:hAnsi="宋体" w:hint="eastAsia"/>
          <w:kern w:val="0"/>
          <w:szCs w:val="32"/>
        </w:rPr>
        <w:t>当事人参照</w:t>
      </w:r>
      <w:r>
        <w:rPr>
          <w:rFonts w:ascii="仿宋_GB2312" w:hAnsi="宋体" w:hint="eastAsia"/>
          <w:kern w:val="0"/>
          <w:szCs w:val="32"/>
          <w:lang w:eastAsia="zh-Hans"/>
        </w:rPr>
        <w:t>本《</w:t>
      </w:r>
      <w:r>
        <w:rPr>
          <w:rFonts w:ascii="仿宋_GB2312" w:hAnsi="宋体" w:hint="eastAsia"/>
          <w:kern w:val="0"/>
          <w:szCs w:val="32"/>
        </w:rPr>
        <w:t>合同示范文本》订立合同的，</w:t>
      </w:r>
      <w:bookmarkStart w:id="0" w:name="_Hlk168081880"/>
      <w:r>
        <w:rPr>
          <w:rFonts w:ascii="仿宋_GB2312" w:hAnsi="宋体" w:hint="eastAsia"/>
          <w:kern w:val="0"/>
          <w:szCs w:val="32"/>
        </w:rPr>
        <w:t>在签订合同前，应仔细阅读并</w:t>
      </w:r>
      <w:bookmarkEnd w:id="0"/>
      <w:r>
        <w:rPr>
          <w:rFonts w:ascii="仿宋_GB2312" w:hAnsi="宋体" w:hint="eastAsia"/>
          <w:kern w:val="0"/>
          <w:szCs w:val="32"/>
        </w:rPr>
        <w:t>充分理解合同中条款的内容，且自行承担合同订立履行</w:t>
      </w:r>
      <w:r>
        <w:rPr>
          <w:rFonts w:ascii="仿宋_GB2312" w:hAnsi="宋体" w:hint="eastAsia"/>
          <w:kern w:val="0"/>
          <w:szCs w:val="32"/>
        </w:rPr>
        <w:t>所发生的法律后果。当事人对合同条款理解发生争议时，应按照有关法律法规规定对条款进行解释。</w:t>
      </w:r>
    </w:p>
    <w:p w:rsidR="0031564C" w:rsidRDefault="0031564C">
      <w:pPr>
        <w:adjustRightInd w:val="0"/>
        <w:snapToGrid w:val="0"/>
        <w:spacing w:line="580" w:lineRule="exact"/>
        <w:ind w:firstLineChars="200" w:firstLine="640"/>
        <w:rPr>
          <w:rFonts w:ascii="仿宋_GB2312" w:hAnsi="宋体" w:hint="eastAsia"/>
          <w:kern w:val="0"/>
          <w:szCs w:val="32"/>
        </w:rPr>
      </w:pPr>
      <w:r>
        <w:rPr>
          <w:rFonts w:ascii="仿宋_GB2312" w:hAnsi="宋体" w:hint="eastAsia"/>
          <w:kern w:val="0"/>
          <w:szCs w:val="32"/>
        </w:rPr>
        <w:t>本《合同示范文本》由浙江省交通运输厅负责解释，但不负责对已订立的合同内容进行解释。</w:t>
      </w:r>
    </w:p>
    <w:p w:rsidR="0031564C" w:rsidRDefault="0031564C">
      <w:pPr>
        <w:adjustRightInd w:val="0"/>
        <w:snapToGrid w:val="0"/>
        <w:spacing w:line="580" w:lineRule="exact"/>
        <w:ind w:firstLineChars="200" w:firstLine="632"/>
        <w:rPr>
          <w:rFonts w:ascii="仿宋_GB2312" w:hAnsi="宋体" w:hint="eastAsia"/>
          <w:bCs/>
          <w:szCs w:val="32"/>
        </w:rPr>
      </w:pPr>
      <w:r>
        <w:rPr>
          <w:rFonts w:ascii="仿宋_GB2312" w:hAnsi="宋体" w:hint="eastAsia"/>
          <w:spacing w:val="-2"/>
          <w:szCs w:val="32"/>
        </w:rPr>
        <w:t>5.</w:t>
      </w:r>
      <w:r>
        <w:rPr>
          <w:rFonts w:ascii="仿宋_GB2312" w:hAnsi="宋体" w:hint="eastAsia"/>
          <w:kern w:val="0"/>
          <w:szCs w:val="32"/>
        </w:rPr>
        <w:t>当事人经</w:t>
      </w:r>
      <w:r>
        <w:rPr>
          <w:rFonts w:ascii="仿宋_GB2312" w:hAnsi="宋体" w:hint="eastAsia"/>
          <w:kern w:val="0"/>
          <w:szCs w:val="32"/>
        </w:rPr>
        <w:t>协商可以书面形式变更或补充本合同，</w:t>
      </w:r>
      <w:r>
        <w:rPr>
          <w:rFonts w:ascii="仿宋_GB2312" w:hAnsi="宋体" w:hint="eastAsia"/>
          <w:bCs/>
          <w:szCs w:val="32"/>
        </w:rPr>
        <w:t>变更或补充的内容不得含有不合理地免除</w:t>
      </w:r>
      <w:bookmarkStart w:id="1" w:name="_Hlk168081925"/>
      <w:r>
        <w:rPr>
          <w:rFonts w:ascii="仿宋_GB2312" w:hAnsi="宋体" w:hint="eastAsia"/>
          <w:bCs/>
          <w:szCs w:val="32"/>
        </w:rPr>
        <w:t>租赁经营者</w:t>
      </w:r>
      <w:bookmarkEnd w:id="1"/>
      <w:r>
        <w:rPr>
          <w:rFonts w:ascii="仿宋_GB2312" w:hAnsi="宋体" w:hint="eastAsia"/>
          <w:bCs/>
          <w:szCs w:val="32"/>
        </w:rPr>
        <w:t>责任、加重</w:t>
      </w:r>
      <w:bookmarkStart w:id="2" w:name="_Hlk168081931"/>
      <w:r>
        <w:rPr>
          <w:rFonts w:ascii="仿宋_GB2312" w:hAnsi="宋体" w:hint="eastAsia"/>
          <w:bCs/>
          <w:szCs w:val="32"/>
        </w:rPr>
        <w:t>承租人</w:t>
      </w:r>
      <w:bookmarkEnd w:id="2"/>
      <w:r>
        <w:rPr>
          <w:rFonts w:ascii="仿宋_GB2312" w:hAnsi="宋体" w:hint="eastAsia"/>
          <w:bCs/>
          <w:szCs w:val="32"/>
        </w:rPr>
        <w:t>责任或排除承租人主要权利的条款。</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kern w:val="0"/>
          <w:szCs w:val="32"/>
        </w:rPr>
        <w:t>6.</w:t>
      </w:r>
      <w:r>
        <w:rPr>
          <w:rFonts w:ascii="仿宋_GB2312" w:hAnsi="宋体" w:hint="eastAsia"/>
          <w:kern w:val="0"/>
          <w:szCs w:val="32"/>
        </w:rPr>
        <w:t>当事人不得将自行拟订的合同文本或者修改格式条款后的本合同文本，以示范文本名义签订合同。</w:t>
      </w:r>
    </w:p>
    <w:p w:rsidR="0031564C" w:rsidRDefault="0031564C">
      <w:pPr>
        <w:widowControl/>
        <w:adjustRightInd w:val="0"/>
        <w:snapToGrid w:val="0"/>
        <w:spacing w:line="580" w:lineRule="exact"/>
        <w:ind w:firstLineChars="200" w:firstLine="632"/>
        <w:rPr>
          <w:rFonts w:ascii="仿宋_GB2312" w:hAnsi="宋体"/>
          <w:spacing w:val="-2"/>
          <w:szCs w:val="32"/>
        </w:rPr>
      </w:pPr>
      <w:r>
        <w:rPr>
          <w:rFonts w:ascii="仿宋_GB2312" w:hAnsi="宋体" w:hint="eastAsia"/>
          <w:spacing w:val="-2"/>
          <w:szCs w:val="32"/>
        </w:rPr>
        <w:t>7</w:t>
      </w:r>
      <w:r>
        <w:rPr>
          <w:rFonts w:ascii="仿宋_GB2312" w:hAnsi="宋体" w:hint="eastAsia"/>
          <w:spacing w:val="-2"/>
          <w:szCs w:val="32"/>
        </w:rPr>
        <w:t>.</w:t>
      </w:r>
      <w:r>
        <w:rPr>
          <w:rFonts w:ascii="仿宋_GB2312" w:hAnsi="宋体" w:hint="eastAsia"/>
          <w:spacing w:val="-2"/>
          <w:szCs w:val="32"/>
        </w:rPr>
        <w:t>合同签订后，</w:t>
      </w:r>
      <w:r>
        <w:rPr>
          <w:rFonts w:ascii="仿宋_GB2312" w:hAnsi="宋体" w:hint="eastAsia"/>
          <w:spacing w:val="-2"/>
          <w:szCs w:val="32"/>
        </w:rPr>
        <w:t>当事人</w:t>
      </w:r>
      <w:r>
        <w:rPr>
          <w:rFonts w:ascii="仿宋_GB2312" w:hAnsi="宋体" w:hint="eastAsia"/>
          <w:spacing w:val="-2"/>
          <w:szCs w:val="32"/>
        </w:rPr>
        <w:t>应妥善保存合同文本及合同履行过程中的票据、证明等相关资料，以便发生争议时，作为相关证据。</w:t>
      </w:r>
    </w:p>
    <w:p w:rsidR="0031564C" w:rsidRDefault="0031564C">
      <w:pPr>
        <w:widowControl/>
        <w:adjustRightInd w:val="0"/>
        <w:snapToGrid w:val="0"/>
        <w:spacing w:line="580" w:lineRule="exact"/>
        <w:ind w:firstLineChars="200" w:firstLine="640"/>
        <w:rPr>
          <w:rFonts w:ascii="仿宋_GB2312" w:hAnsi="宋体" w:hint="eastAsia"/>
          <w:kern w:val="28"/>
          <w:szCs w:val="32"/>
        </w:rPr>
      </w:pPr>
      <w:r>
        <w:rPr>
          <w:rFonts w:ascii="仿宋_GB2312" w:hAnsi="宋体" w:hint="eastAsia"/>
          <w:kern w:val="28"/>
          <w:szCs w:val="32"/>
        </w:rPr>
        <w:t>8</w:t>
      </w:r>
      <w:r>
        <w:rPr>
          <w:rFonts w:ascii="仿宋_GB2312" w:hAnsi="宋体" w:hint="eastAsia"/>
          <w:kern w:val="28"/>
          <w:szCs w:val="32"/>
        </w:rPr>
        <w:t>.</w:t>
      </w:r>
      <w:bookmarkStart w:id="3" w:name="_Hlk168081965"/>
      <w:r>
        <w:rPr>
          <w:rFonts w:ascii="仿宋_GB2312" w:hAnsi="宋体" w:hint="eastAsia"/>
          <w:kern w:val="0"/>
          <w:szCs w:val="32"/>
        </w:rPr>
        <w:t>本《合同示范文本》</w:t>
      </w:r>
      <w:bookmarkEnd w:id="3"/>
      <w:r>
        <w:rPr>
          <w:rFonts w:ascii="仿宋_GB2312" w:hAnsi="宋体" w:hint="eastAsia"/>
          <w:kern w:val="28"/>
          <w:szCs w:val="32"/>
        </w:rPr>
        <w:t>附件《浙江省小微型客车租赁基本信息表》中，“</w:t>
      </w:r>
      <w:r>
        <w:rPr>
          <w:rFonts w:ascii="仿宋_GB2312" w:hAnsi="宋体" w:hint="eastAsia"/>
          <w:bCs/>
          <w:szCs w:val="32"/>
        </w:rPr>
        <w:t>□</w:t>
      </w:r>
      <w:r>
        <w:rPr>
          <w:rFonts w:ascii="仿宋_GB2312" w:hAnsi="宋体" w:hint="eastAsia"/>
          <w:kern w:val="28"/>
          <w:szCs w:val="32"/>
        </w:rPr>
        <w:t>”后待选内容、空格部位待填内容及其他需要添加的内容，由当事人协商确定。“</w:t>
      </w:r>
      <w:r>
        <w:rPr>
          <w:rFonts w:ascii="仿宋_GB2312" w:hAnsi="宋体" w:hint="eastAsia"/>
          <w:bCs/>
          <w:szCs w:val="32"/>
        </w:rPr>
        <w:t>□</w:t>
      </w:r>
      <w:r>
        <w:rPr>
          <w:rFonts w:ascii="仿宋_GB2312" w:hAnsi="宋体" w:hint="eastAsia"/>
          <w:kern w:val="28"/>
          <w:szCs w:val="32"/>
        </w:rPr>
        <w:t>”后待选内容，以划</w:t>
      </w:r>
      <w:r>
        <w:rPr>
          <w:rFonts w:ascii="仿宋_GB2312" w:hAnsi="宋体" w:hint="eastAsia"/>
          <w:bCs/>
          <w:szCs w:val="32"/>
        </w:rPr>
        <w:t>“√”</w:t>
      </w:r>
      <w:r>
        <w:rPr>
          <w:rFonts w:ascii="仿宋_GB2312" w:hAnsi="宋体" w:hint="eastAsia"/>
          <w:kern w:val="28"/>
          <w:szCs w:val="32"/>
        </w:rPr>
        <w:t>方式选定；对于</w:t>
      </w:r>
      <w:r>
        <w:rPr>
          <w:rFonts w:ascii="仿宋_GB2312" w:hAnsi="宋体" w:hint="eastAsia"/>
          <w:kern w:val="28"/>
          <w:szCs w:val="32"/>
        </w:rPr>
        <w:t>当事人</w:t>
      </w:r>
      <w:r>
        <w:rPr>
          <w:rFonts w:ascii="仿宋_GB2312" w:hAnsi="宋体" w:hint="eastAsia"/>
          <w:kern w:val="28"/>
          <w:szCs w:val="32"/>
        </w:rPr>
        <w:t>不予约定的空白项，应当划</w:t>
      </w:r>
      <w:r>
        <w:rPr>
          <w:rFonts w:ascii="仿宋_GB2312" w:hAnsi="宋体" w:hint="eastAsia"/>
          <w:bCs/>
          <w:szCs w:val="32"/>
        </w:rPr>
        <w:t>“×”</w:t>
      </w:r>
      <w:r>
        <w:rPr>
          <w:rFonts w:ascii="仿宋_GB2312" w:hAnsi="宋体" w:hint="eastAsia"/>
          <w:kern w:val="28"/>
          <w:szCs w:val="32"/>
        </w:rPr>
        <w:t>以示不适用。</w:t>
      </w:r>
    </w:p>
    <w:p w:rsidR="0031564C" w:rsidRDefault="0031564C">
      <w:pPr>
        <w:adjustRightInd w:val="0"/>
        <w:snapToGrid w:val="0"/>
        <w:spacing w:line="580" w:lineRule="exact"/>
        <w:ind w:firstLineChars="200" w:firstLine="640"/>
        <w:rPr>
          <w:rFonts w:ascii="仿宋_GB2312" w:hAnsi="宋体" w:hint="eastAsia"/>
          <w:kern w:val="0"/>
          <w:szCs w:val="32"/>
        </w:rPr>
      </w:pPr>
    </w:p>
    <w:p w:rsidR="0031564C" w:rsidRDefault="0031564C">
      <w:pPr>
        <w:widowControl/>
        <w:adjustRightInd w:val="0"/>
        <w:snapToGrid w:val="0"/>
        <w:spacing w:line="580" w:lineRule="exact"/>
        <w:ind w:firstLineChars="200" w:firstLine="640"/>
        <w:rPr>
          <w:rFonts w:ascii="仿宋_GB2312" w:hAnsi="宋体"/>
          <w:kern w:val="28"/>
          <w:szCs w:val="32"/>
        </w:rPr>
        <w:sectPr w:rsidR="00000000">
          <w:footerReference w:type="default" r:id="rId9"/>
          <w:footerReference w:type="first" r:id="rId10"/>
          <w:pgSz w:w="11906" w:h="16838"/>
          <w:pgMar w:top="2098" w:right="1474" w:bottom="1984" w:left="1587" w:header="851" w:footer="992" w:gutter="0"/>
          <w:cols w:space="720"/>
          <w:titlePg/>
          <w:docGrid w:type="lines" w:linePitch="440"/>
        </w:sectPr>
      </w:pPr>
    </w:p>
    <w:p w:rsidR="0031564C" w:rsidRDefault="0031564C">
      <w:pPr>
        <w:adjustRightInd w:val="0"/>
        <w:snapToGrid w:val="0"/>
        <w:spacing w:line="580" w:lineRule="exact"/>
        <w:jc w:val="center"/>
        <w:rPr>
          <w:rFonts w:ascii="方正小标宋简体" w:eastAsia="方正小标宋简体" w:hAnsi="黑体"/>
          <w:spacing w:val="100"/>
          <w:sz w:val="44"/>
          <w:szCs w:val="44"/>
        </w:rPr>
      </w:pPr>
      <w:r>
        <w:rPr>
          <w:rFonts w:ascii="方正小标宋简体" w:eastAsia="方正小标宋简体" w:hAnsi="黑体"/>
          <w:snapToGrid w:val="0"/>
          <w:kern w:val="0"/>
          <w:sz w:val="44"/>
          <w:szCs w:val="44"/>
        </w:rPr>
        <w:t>浙江省</w:t>
      </w:r>
      <w:r>
        <w:rPr>
          <w:rFonts w:ascii="方正小标宋简体" w:eastAsia="方正小标宋简体" w:hAnsi="黑体" w:hint="eastAsia"/>
          <w:snapToGrid w:val="0"/>
          <w:kern w:val="0"/>
          <w:sz w:val="44"/>
          <w:szCs w:val="44"/>
        </w:rPr>
        <w:t>小微型客</w:t>
      </w:r>
      <w:r>
        <w:rPr>
          <w:rFonts w:ascii="方正小标宋简体" w:eastAsia="方正小标宋简体" w:hAnsi="黑体"/>
          <w:snapToGrid w:val="0"/>
          <w:kern w:val="0"/>
          <w:sz w:val="44"/>
          <w:szCs w:val="44"/>
        </w:rPr>
        <w:t>车租赁合同</w:t>
      </w:r>
    </w:p>
    <w:p w:rsidR="0031564C" w:rsidRDefault="0031564C">
      <w:pPr>
        <w:wordWrap w:val="0"/>
        <w:adjustRightInd w:val="0"/>
        <w:spacing w:beforeLines="100" w:before="440" w:line="580" w:lineRule="exact"/>
        <w:rPr>
          <w:rFonts w:ascii="仿宋_GB2312" w:hAnsi="宋体"/>
          <w:kern w:val="0"/>
          <w:szCs w:val="32"/>
          <w:u w:val="single"/>
        </w:rPr>
      </w:pPr>
      <w:r>
        <w:rPr>
          <w:rFonts w:ascii="仿宋_GB2312" w:hAnsi="宋体" w:hint="eastAsia"/>
          <w:kern w:val="0"/>
          <w:szCs w:val="32"/>
        </w:rPr>
        <w:t>出租人（甲方）：</w:t>
      </w:r>
      <w:r>
        <w:rPr>
          <w:rFonts w:ascii="仿宋_GB2312" w:hAnsi="宋体" w:hint="eastAsia"/>
          <w:kern w:val="0"/>
          <w:szCs w:val="32"/>
          <w:u w:val="single"/>
        </w:rPr>
        <w:t xml:space="preserve">            </w:t>
      </w:r>
      <w:r>
        <w:rPr>
          <w:rFonts w:ascii="仿宋_GB2312" w:hAnsi="宋体"/>
          <w:kern w:val="0"/>
          <w:szCs w:val="32"/>
          <w:u w:val="single"/>
        </w:rPr>
        <w:t xml:space="preserve">  </w:t>
      </w:r>
      <w:r>
        <w:rPr>
          <w:rFonts w:ascii="仿宋_GB2312" w:hAnsi="宋体" w:hint="eastAsia"/>
          <w:kern w:val="0"/>
          <w:szCs w:val="32"/>
          <w:u w:val="single"/>
        </w:rPr>
        <w:t xml:space="preserve">   </w:t>
      </w:r>
      <w:r>
        <w:rPr>
          <w:rFonts w:ascii="仿宋_GB2312" w:hAnsi="宋体"/>
          <w:kern w:val="0"/>
          <w:szCs w:val="32"/>
          <w:u w:val="single"/>
        </w:rPr>
        <w:t xml:space="preserve"> </w:t>
      </w:r>
      <w:r>
        <w:rPr>
          <w:rFonts w:ascii="仿宋_GB2312" w:hAnsi="宋体" w:hint="eastAsia"/>
          <w:kern w:val="0"/>
          <w:szCs w:val="32"/>
          <w:u w:val="single"/>
        </w:rPr>
        <w:t xml:space="preserve">                      </w:t>
      </w:r>
    </w:p>
    <w:p w:rsidR="0031564C" w:rsidRDefault="0031564C">
      <w:pPr>
        <w:wordWrap w:val="0"/>
        <w:adjustRightInd w:val="0"/>
        <w:spacing w:line="580" w:lineRule="exact"/>
        <w:rPr>
          <w:rFonts w:ascii="仿宋_GB2312" w:hAnsi="宋体" w:hint="eastAsia"/>
          <w:kern w:val="0"/>
          <w:szCs w:val="32"/>
          <w:u w:val="single"/>
        </w:rPr>
      </w:pPr>
      <w:r>
        <w:rPr>
          <w:rFonts w:ascii="仿宋_GB2312" w:hAnsi="宋体" w:hint="eastAsia"/>
          <w:kern w:val="0"/>
          <w:szCs w:val="32"/>
        </w:rPr>
        <w:t>统一社会信用代码：</w:t>
      </w:r>
      <w:r>
        <w:rPr>
          <w:rFonts w:ascii="仿宋_GB2312" w:hAnsi="宋体" w:hint="eastAsia"/>
          <w:kern w:val="0"/>
          <w:szCs w:val="32"/>
          <w:u w:val="single"/>
        </w:rPr>
        <w:t xml:space="preserve">                    </w:t>
      </w:r>
      <w:r>
        <w:rPr>
          <w:rFonts w:ascii="仿宋_GB2312" w:hAnsi="宋体"/>
          <w:kern w:val="0"/>
          <w:szCs w:val="32"/>
          <w:u w:val="single"/>
        </w:rPr>
        <w:t xml:space="preserve">  </w:t>
      </w:r>
      <w:r>
        <w:rPr>
          <w:rFonts w:ascii="仿宋_GB2312" w:hAnsi="宋体" w:hint="eastAsia"/>
          <w:kern w:val="0"/>
          <w:szCs w:val="32"/>
          <w:u w:val="single"/>
        </w:rPr>
        <w:t xml:space="preserve">  </w:t>
      </w:r>
      <w:r>
        <w:rPr>
          <w:rFonts w:ascii="仿宋_GB2312" w:hAnsi="宋体"/>
          <w:kern w:val="0"/>
          <w:szCs w:val="32"/>
          <w:u w:val="single"/>
        </w:rPr>
        <w:t xml:space="preserve"> </w:t>
      </w:r>
      <w:r>
        <w:rPr>
          <w:rFonts w:ascii="仿宋_GB2312" w:hAnsi="宋体" w:hint="eastAsia"/>
          <w:kern w:val="0"/>
          <w:szCs w:val="32"/>
          <w:u w:val="single"/>
        </w:rPr>
        <w:t xml:space="preserve">  </w:t>
      </w:r>
      <w:r>
        <w:rPr>
          <w:rFonts w:ascii="仿宋_GB2312" w:hAnsi="宋体"/>
          <w:kern w:val="0"/>
          <w:szCs w:val="32"/>
          <w:u w:val="single"/>
        </w:rPr>
        <w:t xml:space="preserve"> </w:t>
      </w:r>
      <w:r>
        <w:rPr>
          <w:rFonts w:ascii="仿宋_GB2312" w:hAnsi="宋体" w:hint="eastAsia"/>
          <w:kern w:val="0"/>
          <w:szCs w:val="32"/>
          <w:u w:val="single"/>
        </w:rPr>
        <w:t xml:space="preserve">          </w:t>
      </w:r>
    </w:p>
    <w:p w:rsidR="0031564C" w:rsidRDefault="0031564C">
      <w:pPr>
        <w:wordWrap w:val="0"/>
        <w:adjustRightInd w:val="0"/>
        <w:spacing w:line="580" w:lineRule="exact"/>
        <w:rPr>
          <w:rFonts w:ascii="仿宋_GB2312" w:hAnsi="宋体"/>
          <w:kern w:val="0"/>
          <w:szCs w:val="32"/>
          <w:u w:val="single"/>
        </w:rPr>
      </w:pPr>
      <w:r>
        <w:rPr>
          <w:rFonts w:ascii="仿宋_GB2312" w:hAnsi="宋体" w:hint="eastAsia"/>
          <w:kern w:val="0"/>
          <w:szCs w:val="32"/>
        </w:rPr>
        <w:t>法定代表人：</w:t>
      </w:r>
      <w:r>
        <w:rPr>
          <w:rFonts w:ascii="仿宋_GB2312" w:hAnsi="宋体" w:hint="eastAsia"/>
          <w:kern w:val="0"/>
          <w:szCs w:val="32"/>
          <w:u w:val="single"/>
        </w:rPr>
        <w:t xml:space="preserve">              </w:t>
      </w:r>
      <w:r>
        <w:rPr>
          <w:rFonts w:ascii="仿宋_GB2312" w:hAnsi="宋体" w:hint="eastAsia"/>
          <w:kern w:val="0"/>
          <w:szCs w:val="32"/>
        </w:rPr>
        <w:t>；联系电话</w:t>
      </w:r>
      <w:r>
        <w:rPr>
          <w:rFonts w:ascii="仿宋_GB2312" w:hAnsi="宋体" w:hint="eastAsia"/>
          <w:kern w:val="0"/>
          <w:szCs w:val="32"/>
        </w:rPr>
        <w:t>：</w:t>
      </w:r>
      <w:r>
        <w:rPr>
          <w:rFonts w:ascii="仿宋_GB2312" w:hAnsi="宋体" w:hint="eastAsia"/>
          <w:kern w:val="0"/>
          <w:szCs w:val="32"/>
          <w:u w:val="single"/>
        </w:rPr>
        <w:t xml:space="preserve">                  </w:t>
      </w:r>
    </w:p>
    <w:p w:rsidR="0031564C" w:rsidRDefault="0031564C">
      <w:pPr>
        <w:wordWrap w:val="0"/>
        <w:adjustRightInd w:val="0"/>
        <w:spacing w:line="580" w:lineRule="exact"/>
        <w:rPr>
          <w:rFonts w:ascii="仿宋_GB2312" w:hAnsi="宋体"/>
          <w:kern w:val="0"/>
          <w:szCs w:val="32"/>
          <w:u w:val="single"/>
        </w:rPr>
      </w:pPr>
      <w:r>
        <w:rPr>
          <w:rFonts w:ascii="仿宋_GB2312" w:hAnsi="宋体" w:hint="eastAsia"/>
          <w:kern w:val="0"/>
          <w:szCs w:val="32"/>
        </w:rPr>
        <w:t>承租人（乙方）：</w:t>
      </w:r>
      <w:r>
        <w:rPr>
          <w:rFonts w:ascii="仿宋_GB2312" w:hAnsi="宋体" w:hint="eastAsia"/>
          <w:kern w:val="0"/>
          <w:szCs w:val="32"/>
          <w:u w:val="single"/>
        </w:rPr>
        <w:t xml:space="preserve">                          </w:t>
      </w:r>
      <w:r>
        <w:rPr>
          <w:rFonts w:ascii="仿宋_GB2312" w:hAnsi="宋体"/>
          <w:kern w:val="0"/>
          <w:szCs w:val="32"/>
          <w:u w:val="single"/>
        </w:rPr>
        <w:t xml:space="preserve">  </w:t>
      </w:r>
      <w:r>
        <w:rPr>
          <w:rFonts w:ascii="仿宋_GB2312" w:hAnsi="宋体" w:hint="eastAsia"/>
          <w:kern w:val="0"/>
          <w:szCs w:val="32"/>
          <w:u w:val="single"/>
        </w:rPr>
        <w:t xml:space="preserve">  </w:t>
      </w:r>
      <w:r>
        <w:rPr>
          <w:rFonts w:ascii="仿宋_GB2312" w:hAnsi="宋体"/>
          <w:kern w:val="0"/>
          <w:szCs w:val="32"/>
          <w:u w:val="single"/>
        </w:rPr>
        <w:t xml:space="preserve"> </w:t>
      </w:r>
      <w:r>
        <w:rPr>
          <w:rFonts w:ascii="仿宋_GB2312" w:hAnsi="宋体" w:hint="eastAsia"/>
          <w:kern w:val="0"/>
          <w:szCs w:val="32"/>
          <w:u w:val="single"/>
        </w:rPr>
        <w:t xml:space="preserve">         </w:t>
      </w:r>
    </w:p>
    <w:p w:rsidR="0031564C" w:rsidRDefault="0031564C">
      <w:pPr>
        <w:wordWrap w:val="0"/>
        <w:adjustRightInd w:val="0"/>
        <w:spacing w:line="580" w:lineRule="exact"/>
        <w:rPr>
          <w:rFonts w:ascii="仿宋_GB2312" w:hAnsi="宋体" w:hint="eastAsia"/>
          <w:kern w:val="0"/>
          <w:szCs w:val="32"/>
          <w:u w:val="single"/>
        </w:rPr>
      </w:pPr>
      <w:r>
        <w:rPr>
          <w:rFonts w:ascii="仿宋_GB2312" w:hAnsi="宋体" w:hint="eastAsia"/>
          <w:kern w:val="0"/>
          <w:szCs w:val="32"/>
        </w:rPr>
        <w:t>统一社会信用代码或公民身份号码：</w:t>
      </w:r>
      <w:r>
        <w:rPr>
          <w:rFonts w:ascii="仿宋_GB2312" w:hAnsi="宋体" w:hint="eastAsia"/>
          <w:kern w:val="0"/>
          <w:szCs w:val="32"/>
          <w:u w:val="single"/>
        </w:rPr>
        <w:t xml:space="preserve">             </w:t>
      </w:r>
      <w:r>
        <w:rPr>
          <w:rFonts w:ascii="仿宋_GB2312" w:hAnsi="宋体"/>
          <w:kern w:val="0"/>
          <w:szCs w:val="32"/>
          <w:u w:val="single"/>
        </w:rPr>
        <w:t xml:space="preserve">   </w:t>
      </w:r>
      <w:r>
        <w:rPr>
          <w:rFonts w:ascii="仿宋_GB2312" w:hAnsi="宋体" w:hint="eastAsia"/>
          <w:kern w:val="0"/>
          <w:szCs w:val="32"/>
          <w:u w:val="single"/>
        </w:rPr>
        <w:t xml:space="preserve">       </w:t>
      </w:r>
    </w:p>
    <w:p w:rsidR="0031564C" w:rsidRDefault="0031564C">
      <w:pPr>
        <w:wordWrap w:val="0"/>
        <w:adjustRightInd w:val="0"/>
        <w:spacing w:line="580" w:lineRule="exact"/>
        <w:rPr>
          <w:rFonts w:ascii="仿宋_GB2312" w:hAnsi="宋体"/>
          <w:kern w:val="0"/>
          <w:szCs w:val="32"/>
          <w:u w:val="single"/>
        </w:rPr>
      </w:pPr>
      <w:r>
        <w:rPr>
          <w:rFonts w:ascii="仿宋_GB2312" w:hAnsi="宋体" w:hint="eastAsia"/>
          <w:kern w:val="0"/>
          <w:szCs w:val="32"/>
        </w:rPr>
        <w:t>法定代表人：</w:t>
      </w:r>
      <w:r>
        <w:rPr>
          <w:rFonts w:ascii="仿宋_GB2312" w:hAnsi="宋体" w:hint="eastAsia"/>
          <w:kern w:val="0"/>
          <w:szCs w:val="32"/>
          <w:u w:val="single"/>
        </w:rPr>
        <w:t xml:space="preserve">              </w:t>
      </w:r>
      <w:r>
        <w:rPr>
          <w:rFonts w:ascii="仿宋_GB2312" w:hAnsi="宋体" w:hint="eastAsia"/>
          <w:kern w:val="0"/>
          <w:szCs w:val="32"/>
        </w:rPr>
        <w:t>；联系电话：</w:t>
      </w:r>
      <w:r>
        <w:rPr>
          <w:rFonts w:ascii="仿宋_GB2312" w:hAnsi="宋体" w:hint="eastAsia"/>
          <w:kern w:val="0"/>
          <w:szCs w:val="32"/>
          <w:u w:val="single"/>
        </w:rPr>
        <w:t xml:space="preserve">                  </w:t>
      </w:r>
    </w:p>
    <w:p w:rsidR="0031564C" w:rsidRDefault="0031564C">
      <w:pPr>
        <w:adjustRightInd w:val="0"/>
        <w:spacing w:line="580" w:lineRule="exact"/>
        <w:jc w:val="left"/>
        <w:rPr>
          <w:rFonts w:ascii="宋体" w:hAnsi="宋体"/>
          <w:kern w:val="0"/>
          <w:szCs w:val="32"/>
        </w:rPr>
      </w:pPr>
      <w:r>
        <w:rPr>
          <w:rFonts w:ascii="仿宋_GB2312" w:hint="eastAsia"/>
          <w:kern w:val="0"/>
          <w:szCs w:val="32"/>
        </w:rPr>
        <w:t>合同编号：</w:t>
      </w:r>
      <w:r>
        <w:rPr>
          <w:rFonts w:ascii="宋体" w:hAnsi="宋体" w:hint="eastAsia"/>
          <w:kern w:val="0"/>
          <w:szCs w:val="32"/>
          <w:u w:val="single"/>
        </w:rPr>
        <w:t xml:space="preserve">                                             </w:t>
      </w:r>
    </w:p>
    <w:p w:rsidR="0031564C" w:rsidRDefault="0031564C">
      <w:pPr>
        <w:wordWrap w:val="0"/>
        <w:adjustRightInd w:val="0"/>
        <w:snapToGrid w:val="0"/>
        <w:spacing w:line="580" w:lineRule="exact"/>
        <w:rPr>
          <w:b/>
          <w:kern w:val="0"/>
          <w:szCs w:val="21"/>
        </w:rPr>
      </w:pPr>
    </w:p>
    <w:p w:rsidR="0031564C" w:rsidRDefault="0031564C">
      <w:pPr>
        <w:adjustRightInd w:val="0"/>
        <w:snapToGrid w:val="0"/>
        <w:spacing w:line="580" w:lineRule="exact"/>
        <w:ind w:firstLineChars="200" w:firstLine="640"/>
        <w:rPr>
          <w:rFonts w:ascii="仿宋_GB2312" w:hAnsi="宋体"/>
          <w:bCs/>
          <w:szCs w:val="32"/>
        </w:rPr>
        <w:pPrChange w:id="4" w:author="LY" w:date="2024-07-29T23:02:00Z">
          <w:pPr>
            <w:wordWrap w:val="0"/>
            <w:adjustRightInd w:val="0"/>
            <w:snapToGrid w:val="0"/>
            <w:spacing w:line="580" w:lineRule="exact"/>
            <w:ind w:firstLineChars="200" w:firstLine="640"/>
          </w:pPr>
        </w:pPrChange>
      </w:pPr>
      <w:r>
        <w:rPr>
          <w:rFonts w:ascii="仿宋_GB2312" w:hAnsi="宋体" w:hint="eastAsia"/>
          <w:kern w:val="0"/>
          <w:szCs w:val="32"/>
        </w:rPr>
        <w:t>根据《中华人民共和国民法典》，结合《浙江省道路运输条例》《小微型客车租赁经营服务管理办法》（交通运输部令</w:t>
      </w:r>
      <w:r>
        <w:rPr>
          <w:rFonts w:ascii="仿宋_GB2312" w:hAnsi="宋体" w:hint="eastAsia"/>
          <w:kern w:val="0"/>
          <w:szCs w:val="32"/>
        </w:rPr>
        <w:t>2021</w:t>
      </w:r>
      <w:r>
        <w:rPr>
          <w:rFonts w:ascii="仿宋_GB2312" w:hAnsi="宋体" w:hint="eastAsia"/>
          <w:kern w:val="0"/>
          <w:szCs w:val="32"/>
        </w:rPr>
        <w:t>年第</w:t>
      </w:r>
      <w:r>
        <w:rPr>
          <w:rFonts w:ascii="仿宋_GB2312" w:hAnsi="宋体" w:hint="eastAsia"/>
          <w:kern w:val="0"/>
          <w:szCs w:val="32"/>
        </w:rPr>
        <w:t>17</w:t>
      </w:r>
      <w:r>
        <w:rPr>
          <w:rFonts w:ascii="仿宋_GB2312" w:hAnsi="宋体" w:hint="eastAsia"/>
          <w:kern w:val="0"/>
          <w:szCs w:val="32"/>
        </w:rPr>
        <w:t>号）等有关法律、法规、规章及本省实际，</w:t>
      </w:r>
      <w:r>
        <w:rPr>
          <w:rFonts w:ascii="仿宋_GB2312" w:hAnsi="宋体" w:hint="eastAsia"/>
          <w:bCs/>
          <w:szCs w:val="32"/>
        </w:rPr>
        <w:t>在平等、自愿、公平、诚实信用的基础上，双方就小微型客车租赁事宜协商订立本合同。</w:t>
      </w:r>
    </w:p>
    <w:p w:rsidR="0031564C" w:rsidRDefault="0031564C">
      <w:pPr>
        <w:adjustRightInd w:val="0"/>
        <w:snapToGrid w:val="0"/>
        <w:spacing w:line="580" w:lineRule="exact"/>
        <w:ind w:firstLineChars="200" w:firstLine="640"/>
        <w:rPr>
          <w:rFonts w:ascii="黑体" w:eastAsia="黑体" w:hAnsi="黑体"/>
          <w:szCs w:val="32"/>
        </w:rPr>
      </w:pP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第一条</w:t>
      </w:r>
      <w:r>
        <w:rPr>
          <w:rFonts w:ascii="黑体" w:eastAsia="黑体" w:hAnsi="黑体" w:hint="eastAsia"/>
          <w:szCs w:val="32"/>
        </w:rPr>
        <w:t xml:space="preserve">  </w:t>
      </w:r>
      <w:r>
        <w:rPr>
          <w:rFonts w:ascii="黑体" w:eastAsia="黑体" w:hAnsi="黑体" w:hint="eastAsia"/>
          <w:szCs w:val="32"/>
        </w:rPr>
        <w:t>租赁车辆</w:t>
      </w:r>
    </w:p>
    <w:p w:rsidR="0031564C" w:rsidRDefault="0031564C">
      <w:pPr>
        <w:adjustRightInd w:val="0"/>
        <w:snapToGrid w:val="0"/>
        <w:spacing w:line="580" w:lineRule="exact"/>
        <w:ind w:firstLineChars="200" w:firstLine="640"/>
        <w:rPr>
          <w:rFonts w:ascii="仿宋_GB2312" w:hAnsi="宋体"/>
          <w:szCs w:val="32"/>
        </w:rPr>
      </w:pPr>
      <w:r>
        <w:rPr>
          <w:rFonts w:ascii="仿宋_GB2312" w:hAnsi="宋体" w:hint="eastAsia"/>
          <w:bCs/>
          <w:szCs w:val="32"/>
        </w:rPr>
        <w:t>1.</w:t>
      </w:r>
      <w:r>
        <w:rPr>
          <w:rFonts w:ascii="仿宋_GB2312" w:hAnsi="宋体" w:hint="eastAsia"/>
          <w:bCs/>
          <w:szCs w:val="32"/>
        </w:rPr>
        <w:t>租赁车辆基本信息见附件《浙江省小微型客车租赁基本信息表》（以下简称《基本信息表》）。</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2.</w:t>
      </w:r>
      <w:r>
        <w:rPr>
          <w:rFonts w:ascii="仿宋_GB2312" w:hAnsi="宋体" w:hint="eastAsia"/>
          <w:bCs/>
          <w:szCs w:val="32"/>
        </w:rPr>
        <w:t>交付的租赁车辆符合以下要求：</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w:t>
      </w:r>
      <w:r>
        <w:rPr>
          <w:rFonts w:ascii="仿宋_GB2312" w:hAnsi="宋体" w:hint="eastAsia"/>
          <w:bCs/>
          <w:szCs w:val="32"/>
        </w:rPr>
        <w:t>1</w:t>
      </w:r>
      <w:r>
        <w:rPr>
          <w:rFonts w:ascii="仿宋_GB2312" w:hAnsi="宋体" w:hint="eastAsia"/>
          <w:bCs/>
          <w:szCs w:val="32"/>
        </w:rPr>
        <w:t>）车辆属甲方所有，且车辆号牌、行驶证（已注明使用性质为租赁）、检验合格标志、交通事故责任强制保险标志、环境保护标志等证明车辆依法可在道路上行驶的有效证件标志，齐全有</w:t>
      </w:r>
      <w:r>
        <w:rPr>
          <w:rFonts w:ascii="仿宋_GB2312" w:hAnsi="宋体" w:hint="eastAsia"/>
          <w:bCs/>
          <w:szCs w:val="32"/>
        </w:rPr>
        <w:t>效；</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w:t>
      </w:r>
      <w:r>
        <w:rPr>
          <w:rFonts w:ascii="仿宋_GB2312" w:hAnsi="宋体" w:hint="eastAsia"/>
          <w:bCs/>
          <w:szCs w:val="32"/>
        </w:rPr>
        <w:t>2</w:t>
      </w:r>
      <w:r>
        <w:rPr>
          <w:rFonts w:ascii="仿宋_GB2312" w:hAnsi="宋体" w:hint="eastAsia"/>
          <w:bCs/>
          <w:szCs w:val="32"/>
        </w:rPr>
        <w:t>）已在当地交通运输主管部门办理租赁车辆备案手续；</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w:t>
      </w:r>
      <w:r>
        <w:rPr>
          <w:rFonts w:ascii="仿宋_GB2312" w:hAnsi="宋体" w:hint="eastAsia"/>
          <w:bCs/>
          <w:szCs w:val="32"/>
        </w:rPr>
        <w:t>3</w:t>
      </w:r>
      <w:r>
        <w:rPr>
          <w:rFonts w:ascii="仿宋_GB2312" w:hAnsi="宋体" w:hint="eastAsia"/>
          <w:bCs/>
          <w:szCs w:val="32"/>
        </w:rPr>
        <w:t>）已按照国家有关规定和本合同约定办理相应保险；</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w:t>
      </w:r>
      <w:r>
        <w:rPr>
          <w:rFonts w:ascii="仿宋_GB2312" w:hAnsi="宋体" w:hint="eastAsia"/>
          <w:bCs/>
          <w:szCs w:val="32"/>
        </w:rPr>
        <w:t>4</w:t>
      </w:r>
      <w:r>
        <w:rPr>
          <w:rFonts w:ascii="仿宋_GB2312" w:hAnsi="宋体" w:hint="eastAsia"/>
          <w:bCs/>
          <w:szCs w:val="32"/>
        </w:rPr>
        <w:t>）车辆技术性能良好、符合安全行驶条件；</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5</w:t>
      </w:r>
      <w:r>
        <w:rPr>
          <w:rFonts w:ascii="仿宋_GB2312" w:hAnsi="宋体" w:hint="eastAsia"/>
          <w:bCs/>
          <w:szCs w:val="32"/>
        </w:rPr>
        <w:t>）随车提供的保证车辆安全和按照购车时出厂配置标准配备的附属设施，齐全有效；</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w:t>
      </w:r>
      <w:r>
        <w:rPr>
          <w:rFonts w:ascii="仿宋_GB2312" w:hAnsi="宋体" w:hint="eastAsia"/>
          <w:bCs/>
          <w:szCs w:val="32"/>
        </w:rPr>
        <w:t>6</w:t>
      </w:r>
      <w:r>
        <w:rPr>
          <w:rFonts w:ascii="仿宋_GB2312" w:hAnsi="宋体" w:hint="eastAsia"/>
          <w:bCs/>
          <w:szCs w:val="32"/>
        </w:rPr>
        <w:t>）车内配备有效的车用灭火器、故障车警示标志牌和必要的维修工具。</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第二条</w:t>
      </w:r>
      <w:r>
        <w:rPr>
          <w:rFonts w:ascii="黑体" w:eastAsia="黑体" w:hAnsi="黑体" w:hint="eastAsia"/>
          <w:szCs w:val="32"/>
        </w:rPr>
        <w:t xml:space="preserve">  </w:t>
      </w:r>
      <w:r>
        <w:rPr>
          <w:rFonts w:ascii="黑体" w:eastAsia="黑体" w:hAnsi="黑体" w:hint="eastAsia"/>
          <w:szCs w:val="32"/>
        </w:rPr>
        <w:t>租赁车辆的用途</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乙方承租租赁车辆的用途</w:t>
      </w:r>
      <w:r>
        <w:rPr>
          <w:rFonts w:ascii="仿宋_GB2312" w:hAnsi="宋体" w:hint="eastAsia"/>
          <w:bCs/>
          <w:szCs w:val="32"/>
        </w:rPr>
        <w:t>应当</w:t>
      </w:r>
      <w:r>
        <w:rPr>
          <w:rFonts w:ascii="仿宋_GB2312" w:hAnsi="宋体"/>
          <w:bCs/>
          <w:szCs w:val="32"/>
        </w:rPr>
        <w:t>为日常</w:t>
      </w:r>
      <w:r>
        <w:rPr>
          <w:rFonts w:ascii="仿宋_GB2312" w:hAnsi="宋体" w:hint="eastAsia"/>
          <w:bCs/>
          <w:szCs w:val="32"/>
        </w:rPr>
        <w:t>出行、办公、商务接待、</w:t>
      </w:r>
      <w:r>
        <w:rPr>
          <w:rFonts w:ascii="仿宋_GB2312" w:hAnsi="宋体" w:hint="eastAsia"/>
          <w:bCs/>
          <w:szCs w:val="32"/>
        </w:rPr>
        <w:t>旅游</w:t>
      </w:r>
      <w:r>
        <w:rPr>
          <w:rFonts w:ascii="仿宋_GB2312" w:hAnsi="宋体" w:hint="eastAsia"/>
          <w:bCs/>
          <w:szCs w:val="32"/>
        </w:rPr>
        <w:t>、</w:t>
      </w:r>
      <w:r>
        <w:rPr>
          <w:rFonts w:ascii="仿宋_GB2312" w:hAnsi="宋体" w:hint="eastAsia"/>
          <w:bCs/>
          <w:szCs w:val="32"/>
        </w:rPr>
        <w:t>婚庆</w:t>
      </w:r>
      <w:r>
        <w:rPr>
          <w:rFonts w:ascii="仿宋_GB2312" w:hAnsi="宋体" w:hint="eastAsia"/>
          <w:bCs/>
          <w:szCs w:val="32"/>
        </w:rPr>
        <w:t>等非</w:t>
      </w:r>
      <w:r>
        <w:rPr>
          <w:rFonts w:ascii="仿宋_GB2312" w:hAnsi="宋体"/>
          <w:bCs/>
          <w:szCs w:val="32"/>
        </w:rPr>
        <w:t>营运</w:t>
      </w:r>
      <w:r>
        <w:rPr>
          <w:rFonts w:ascii="仿宋_GB2312" w:hAnsi="宋体" w:hint="eastAsia"/>
          <w:bCs/>
          <w:szCs w:val="32"/>
        </w:rPr>
        <w:t>活动</w:t>
      </w:r>
      <w:r>
        <w:rPr>
          <w:rFonts w:ascii="仿宋_GB2312" w:hAnsi="宋体"/>
          <w:bCs/>
          <w:szCs w:val="32"/>
        </w:rPr>
        <w:t>，不得用于或变相用于</w:t>
      </w:r>
      <w:r>
        <w:rPr>
          <w:rFonts w:ascii="仿宋_GB2312" w:hAnsi="宋体"/>
          <w:bCs/>
          <w:szCs w:val="32"/>
        </w:rPr>
        <w:t>营运</w:t>
      </w:r>
      <w:r>
        <w:rPr>
          <w:rFonts w:ascii="仿宋_GB2312" w:hAnsi="宋体"/>
          <w:bCs/>
          <w:szCs w:val="32"/>
        </w:rPr>
        <w:t>活动，具体用途见附件《</w:t>
      </w:r>
      <w:r>
        <w:rPr>
          <w:rFonts w:ascii="仿宋_GB2312" w:hAnsi="宋体" w:hint="eastAsia"/>
          <w:bCs/>
          <w:szCs w:val="32"/>
        </w:rPr>
        <w:t>基本信息表</w:t>
      </w:r>
      <w:r>
        <w:rPr>
          <w:rFonts w:ascii="仿宋_GB2312" w:hAnsi="宋体"/>
          <w:bCs/>
          <w:szCs w:val="32"/>
        </w:rPr>
        <w:t>》。</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第三条</w:t>
      </w:r>
      <w:r>
        <w:rPr>
          <w:rFonts w:ascii="黑体" w:eastAsia="黑体" w:hAnsi="黑体" w:hint="eastAsia"/>
          <w:szCs w:val="32"/>
        </w:rPr>
        <w:t xml:space="preserve">  </w:t>
      </w:r>
      <w:r>
        <w:rPr>
          <w:rFonts w:ascii="黑体" w:eastAsia="黑体" w:hAnsi="黑体" w:hint="eastAsia"/>
          <w:szCs w:val="32"/>
        </w:rPr>
        <w:t>租赁期限</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1</w:t>
      </w:r>
      <w:r>
        <w:rPr>
          <w:rFonts w:ascii="仿宋_GB2312" w:hAnsi="宋体" w:hint="eastAsia"/>
          <w:bCs/>
          <w:szCs w:val="32"/>
        </w:rPr>
        <w:t>.</w:t>
      </w:r>
      <w:r>
        <w:rPr>
          <w:rFonts w:ascii="仿宋_GB2312" w:hAnsi="宋体" w:hint="eastAsia"/>
          <w:bCs/>
          <w:szCs w:val="32"/>
        </w:rPr>
        <w:t>乙方承租租赁车辆的期限见附件《基本信息表》。除有法定事由或本合同另有约定外，甲方不得提前解除合同。</w:t>
      </w:r>
    </w:p>
    <w:p w:rsidR="0031564C" w:rsidRDefault="0031564C">
      <w:pPr>
        <w:adjustRightInd w:val="0"/>
        <w:snapToGrid w:val="0"/>
        <w:spacing w:line="580" w:lineRule="exact"/>
        <w:ind w:firstLineChars="200" w:firstLine="640"/>
        <w:rPr>
          <w:rFonts w:ascii="仿宋_GB2312" w:hAnsi="仿宋_GB2312" w:cs="仿宋_GB2312" w:hint="eastAsia"/>
          <w:bCs/>
          <w:szCs w:val="32"/>
        </w:rPr>
      </w:pPr>
      <w:r>
        <w:rPr>
          <w:rFonts w:ascii="仿宋_GB2312" w:hAnsi="宋体"/>
          <w:bCs/>
          <w:szCs w:val="32"/>
        </w:rPr>
        <w:t>2</w:t>
      </w:r>
      <w:r>
        <w:rPr>
          <w:rFonts w:ascii="仿宋_GB2312" w:hAnsi="宋体" w:hint="eastAsia"/>
          <w:bCs/>
          <w:szCs w:val="32"/>
        </w:rPr>
        <w:t>.</w:t>
      </w:r>
      <w:r>
        <w:rPr>
          <w:rFonts w:ascii="仿宋_GB2312" w:hAnsi="宋体" w:hint="eastAsia"/>
          <w:bCs/>
          <w:szCs w:val="32"/>
        </w:rPr>
        <w:t>租赁期限届满，本合同终止。乙方如需在租赁期限届满后继续承租的，应当按照合同约定期限提前向甲方提出，并经甲方同意后办理续租手续。</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第四条</w:t>
      </w:r>
      <w:r>
        <w:rPr>
          <w:rFonts w:ascii="黑体" w:eastAsia="黑体" w:hAnsi="黑体" w:hint="eastAsia"/>
          <w:szCs w:val="32"/>
        </w:rPr>
        <w:t xml:space="preserve">  </w:t>
      </w:r>
      <w:r>
        <w:rPr>
          <w:rFonts w:ascii="黑体" w:eastAsia="黑体" w:hAnsi="黑体" w:hint="eastAsia"/>
          <w:szCs w:val="32"/>
        </w:rPr>
        <w:t>租车费用及支付方式</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1.</w:t>
      </w:r>
      <w:r>
        <w:rPr>
          <w:rFonts w:ascii="仿宋_GB2312" w:hAnsi="宋体" w:hint="eastAsia"/>
          <w:bCs/>
          <w:szCs w:val="32"/>
        </w:rPr>
        <w:t>租车费用包括租金、超时费、超程费、异地还车费及约定的其他费用。租金是指承租人为获得租赁车辆使用权而向出租人支付的费用，包含车辆使用费、折旧费、保险费以及附件《基本信息表》或双方额外约定的其他费用（如保养费、车辆替换费、救援费和服务费等）；除另有约定外，租金不包含承租人租赁期间发生的燃料费、充（换）电费、通行费、停车费、卫星定</w:t>
      </w:r>
      <w:r>
        <w:rPr>
          <w:rFonts w:ascii="仿宋_GB2312" w:hAnsi="宋体" w:hint="eastAsia"/>
          <w:bCs/>
          <w:szCs w:val="32"/>
        </w:rPr>
        <w:t>位终端设备使用费、交通违法罚款、承租人另行要求增加保险险种或保险金额而产生的保险费等费用。租车费用标准及租金支付方式见附件《基本信息表》。</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2.</w:t>
      </w:r>
      <w:r>
        <w:rPr>
          <w:rFonts w:ascii="仿宋_GB2312" w:hAnsi="宋体" w:hint="eastAsia"/>
          <w:bCs/>
          <w:szCs w:val="32"/>
        </w:rPr>
        <w:t>租赁车辆常规保养和法定检验工作及相应费用，在合同附件《基本信息表》中约定。</w:t>
      </w:r>
    </w:p>
    <w:p w:rsidR="0031564C" w:rsidRDefault="0031564C">
      <w:pPr>
        <w:widowControl/>
        <w:adjustRightInd w:val="0"/>
        <w:snapToGrid w:val="0"/>
        <w:spacing w:line="580" w:lineRule="exact"/>
        <w:ind w:firstLineChars="200" w:firstLine="640"/>
        <w:rPr>
          <w:rFonts w:ascii="仿宋_GB2312" w:hAnsi="宋体"/>
          <w:bCs/>
          <w:szCs w:val="32"/>
        </w:rPr>
      </w:pPr>
      <w:r>
        <w:rPr>
          <w:rFonts w:ascii="仿宋_GB2312" w:hAnsi="宋体" w:hint="eastAsia"/>
          <w:bCs/>
          <w:szCs w:val="32"/>
        </w:rPr>
        <w:t>3.</w:t>
      </w:r>
      <w:r>
        <w:rPr>
          <w:rFonts w:ascii="仿宋_GB2312" w:hAnsi="宋体" w:hint="eastAsia"/>
          <w:bCs/>
          <w:szCs w:val="32"/>
        </w:rPr>
        <w:t>租赁期限内，除有法定或约定事由，本合同约定的租车费用不予变更。</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4.</w:t>
      </w:r>
      <w:r>
        <w:rPr>
          <w:rFonts w:ascii="仿宋_GB2312" w:hAnsi="宋体" w:hint="eastAsia"/>
          <w:bCs/>
          <w:szCs w:val="32"/>
        </w:rPr>
        <w:t>乙方在还车时一次性结清按照合同约定应当支付的费用。</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5.</w:t>
      </w:r>
      <w:r>
        <w:rPr>
          <w:rFonts w:ascii="仿宋_GB2312" w:hAnsi="宋体" w:hint="eastAsia"/>
          <w:bCs/>
          <w:szCs w:val="32"/>
        </w:rPr>
        <w:t>甲方在收取租车费用的同时向乙方开具符合规定的等额发票。</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6.</w:t>
      </w:r>
      <w:r>
        <w:rPr>
          <w:rFonts w:ascii="仿宋_GB2312" w:hAnsi="宋体" w:hint="eastAsia"/>
          <w:bCs/>
          <w:szCs w:val="32"/>
        </w:rPr>
        <w:t>甲方收款账户发生变更的，</w:t>
      </w:r>
      <w:bookmarkStart w:id="5" w:name="_Hlk168082657"/>
      <w:r>
        <w:rPr>
          <w:rFonts w:ascii="仿宋_GB2312" w:hAnsi="宋体" w:hint="eastAsia"/>
          <w:bCs/>
          <w:szCs w:val="32"/>
        </w:rPr>
        <w:t>应及时书面通知乙方，</w:t>
      </w:r>
      <w:bookmarkEnd w:id="5"/>
      <w:r>
        <w:rPr>
          <w:rFonts w:ascii="仿宋_GB2312" w:hAnsi="宋体" w:hint="eastAsia"/>
          <w:bCs/>
          <w:szCs w:val="32"/>
        </w:rPr>
        <w:t>否则乙方向变更前合同约定账户支付费用的，视为完成本合同约定之付款义务。</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第五条</w:t>
      </w:r>
      <w:r>
        <w:rPr>
          <w:rFonts w:ascii="黑体" w:eastAsia="黑体" w:hAnsi="黑体" w:hint="eastAsia"/>
          <w:szCs w:val="32"/>
        </w:rPr>
        <w:t xml:space="preserve">  </w:t>
      </w:r>
      <w:r>
        <w:rPr>
          <w:rFonts w:ascii="黑体" w:eastAsia="黑体" w:hAnsi="黑体" w:hint="eastAsia"/>
          <w:szCs w:val="32"/>
        </w:rPr>
        <w:t>租车手续及车辆交接</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1.</w:t>
      </w:r>
      <w:r>
        <w:rPr>
          <w:rFonts w:ascii="仿宋_GB2312" w:hAnsi="宋体" w:hint="eastAsia"/>
          <w:bCs/>
          <w:szCs w:val="32"/>
        </w:rPr>
        <w:t>乙方按照附件《基本信息表》约定的证照种类提供证照原件供甲方查验，并经核对无误后将复印件交甲方存档。</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2.</w:t>
      </w:r>
      <w:r>
        <w:rPr>
          <w:rFonts w:ascii="仿宋_GB2312" w:hAnsi="宋体" w:hint="eastAsia"/>
          <w:bCs/>
          <w:szCs w:val="32"/>
        </w:rPr>
        <w:t>甲方与乙方按照附件《基本信息表》约定的交接车地点及方式，办理取车、还车交接手续。交接时，甲方与乙方共同对租赁车辆实际状况及附属设施</w:t>
      </w:r>
      <w:r>
        <w:rPr>
          <w:rFonts w:ascii="仿宋_GB2312" w:hAnsi="仿宋_GB2312" w:cs="仿宋_GB2312" w:hint="eastAsia"/>
          <w:bCs/>
          <w:szCs w:val="32"/>
        </w:rPr>
        <w:t>（</w:t>
      </w:r>
      <w:r>
        <w:rPr>
          <w:rFonts w:ascii="仿宋_GB2312" w:hAnsi="仿宋_GB2312" w:cs="仿宋_GB2312" w:hint="eastAsia"/>
        </w:rPr>
        <w:t>包括但不限于任何已存在的损坏或缺陷</w:t>
      </w:r>
      <w:r>
        <w:rPr>
          <w:rFonts w:ascii="仿宋_GB2312" w:hAnsi="仿宋_GB2312" w:cs="仿宋_GB2312" w:hint="eastAsia"/>
          <w:bCs/>
          <w:szCs w:val="32"/>
        </w:rPr>
        <w:t>）、有效证件标志进行现场检验，</w:t>
      </w:r>
      <w:r>
        <w:rPr>
          <w:rFonts w:ascii="仿宋_GB2312" w:hAnsi="仿宋_GB2312" w:cs="仿宋_GB2312" w:hint="eastAsia"/>
        </w:rPr>
        <w:t>并在《车辆交接单》上明确注明，</w:t>
      </w:r>
      <w:r>
        <w:rPr>
          <w:rFonts w:ascii="仿宋_GB2312" w:hAnsi="仿宋_GB2312" w:cs="仿宋_GB2312" w:hint="eastAsia"/>
          <w:bCs/>
          <w:szCs w:val="32"/>
        </w:rPr>
        <w:t>确认无误后在《车辆</w:t>
      </w:r>
      <w:r>
        <w:rPr>
          <w:rFonts w:ascii="仿宋_GB2312" w:hAnsi="宋体"/>
          <w:bCs/>
          <w:szCs w:val="32"/>
        </w:rPr>
        <w:t>交接单</w:t>
      </w:r>
      <w:r>
        <w:rPr>
          <w:rFonts w:ascii="仿宋_GB2312" w:hAnsi="宋体" w:hint="eastAsia"/>
          <w:bCs/>
          <w:szCs w:val="32"/>
        </w:rPr>
        <w:t>》</w:t>
      </w:r>
      <w:r>
        <w:rPr>
          <w:rFonts w:ascii="仿宋_GB2312" w:hAnsi="宋体"/>
          <w:bCs/>
          <w:szCs w:val="32"/>
        </w:rPr>
        <w:t>上签字。</w:t>
      </w:r>
    </w:p>
    <w:p w:rsidR="0031564C" w:rsidRDefault="0031564C">
      <w:pPr>
        <w:adjustRightInd w:val="0"/>
        <w:snapToGrid w:val="0"/>
        <w:spacing w:line="580" w:lineRule="exact"/>
        <w:ind w:firstLineChars="200" w:firstLine="640"/>
        <w:rPr>
          <w:rFonts w:ascii="仿宋_GB2312" w:hAnsi="宋体" w:hint="eastAsia"/>
          <w:bCs/>
          <w:szCs w:val="32"/>
          <w:highlight w:val="yellow"/>
        </w:rPr>
      </w:pPr>
      <w:r>
        <w:rPr>
          <w:rFonts w:ascii="仿宋_GB2312" w:hAnsi="宋体" w:hint="eastAsia"/>
          <w:bCs/>
          <w:szCs w:val="32"/>
        </w:rPr>
        <w:t>3</w:t>
      </w:r>
      <w:r>
        <w:rPr>
          <w:rFonts w:ascii="仿宋_GB2312" w:hAnsi="宋体"/>
          <w:bCs/>
          <w:szCs w:val="32"/>
        </w:rPr>
        <w:t>.</w:t>
      </w:r>
      <w:r>
        <w:rPr>
          <w:rFonts w:ascii="仿宋_GB2312" w:hAnsi="宋体" w:hint="eastAsia"/>
          <w:bCs/>
          <w:szCs w:val="32"/>
        </w:rPr>
        <w:t>还车时，存油少于车辆交付时数量的，乙方需按燃油市价折算费用支付给甲方；出现不影响使用性能的车辆外</w:t>
      </w:r>
      <w:r>
        <w:rPr>
          <w:rFonts w:ascii="仿宋_GB2312" w:hAnsi="宋体" w:hint="eastAsia"/>
          <w:bCs/>
          <w:szCs w:val="32"/>
        </w:rPr>
        <w:t>观划痕、凹陷等损失，且未对划痕、凹陷等损失投保的，双方应现场确认损失金额并由乙方赔偿，双方对损失金额有异议的，可由合同约定的维修厂家评估定价。</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第六条</w:t>
      </w:r>
      <w:r>
        <w:rPr>
          <w:rFonts w:ascii="黑体" w:eastAsia="黑体" w:hAnsi="黑体" w:hint="eastAsia"/>
          <w:szCs w:val="32"/>
        </w:rPr>
        <w:t xml:space="preserve"> </w:t>
      </w:r>
      <w:r>
        <w:rPr>
          <w:rFonts w:ascii="黑体" w:eastAsia="黑体" w:hAnsi="黑体"/>
          <w:szCs w:val="32"/>
        </w:rPr>
        <w:t xml:space="preserve"> </w:t>
      </w:r>
      <w:r>
        <w:rPr>
          <w:rFonts w:ascii="黑体" w:eastAsia="黑体" w:hAnsi="黑体" w:hint="eastAsia"/>
          <w:szCs w:val="32"/>
        </w:rPr>
        <w:t>履约担保</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1.</w:t>
      </w:r>
      <w:r>
        <w:rPr>
          <w:rFonts w:ascii="仿宋_GB2312" w:hAnsi="宋体" w:hint="eastAsia"/>
          <w:bCs/>
          <w:szCs w:val="32"/>
        </w:rPr>
        <w:t>乙方向甲方提供的履约担保方式见附件《基本信息表》，担保范围包括：租金、利息、违约金、损害赔偿金、交通事故赔偿金、交通违法罚款、</w:t>
      </w:r>
      <w:r>
        <w:rPr>
          <w:rFonts w:ascii="仿宋_GB2312" w:hAnsi="宋体" w:hint="eastAsia"/>
          <w:bCs/>
          <w:szCs w:val="32"/>
        </w:rPr>
        <w:t>ETC</w:t>
      </w:r>
      <w:r>
        <w:rPr>
          <w:rFonts w:ascii="仿宋_GB2312" w:hAnsi="宋体" w:hint="eastAsia"/>
          <w:bCs/>
          <w:szCs w:val="32"/>
        </w:rPr>
        <w:t>欠费、实现债权的费用及合同约定应当由乙方承担的其他损失和费用。</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2.</w:t>
      </w:r>
      <w:r>
        <w:rPr>
          <w:rFonts w:ascii="仿宋_GB2312" w:hAnsi="宋体" w:hint="eastAsia"/>
          <w:bCs/>
          <w:szCs w:val="32"/>
        </w:rPr>
        <w:t>选择保证金担保方式的，乙方在签订本合同时向甲方交纳保证金，甲方同时向乙方开具相应单据，且不得将保证金挪作他用。双方在合同正常履行期间均不得将保证金冲抵租金。在合同终止乙方还车时，扣除担保范围内乙方应当承担的款项，并保留交通违法和</w:t>
      </w:r>
      <w:r>
        <w:rPr>
          <w:rFonts w:ascii="仿宋_GB2312" w:hAnsi="宋体" w:hint="eastAsia"/>
          <w:bCs/>
          <w:szCs w:val="32"/>
        </w:rPr>
        <w:t>ETC</w:t>
      </w:r>
      <w:r>
        <w:rPr>
          <w:rFonts w:ascii="仿宋_GB2312" w:hAnsi="宋体" w:hint="eastAsia"/>
          <w:bCs/>
          <w:szCs w:val="32"/>
        </w:rPr>
        <w:t>欠费保证金，甲方将保证金余额一次性无息退还乙方。扣除交通违法责任范围内应当由乙方承担的款项和</w:t>
      </w:r>
      <w:r>
        <w:rPr>
          <w:rFonts w:ascii="仿宋_GB2312" w:hAnsi="宋体" w:hint="eastAsia"/>
          <w:bCs/>
          <w:szCs w:val="32"/>
        </w:rPr>
        <w:t>ETC</w:t>
      </w:r>
      <w:r>
        <w:rPr>
          <w:rFonts w:ascii="仿宋_GB2312" w:hAnsi="宋体" w:hint="eastAsia"/>
          <w:bCs/>
          <w:szCs w:val="32"/>
        </w:rPr>
        <w:t>欠费，甲方在合同约定期限内将保证金全部无息退还乙方；保证金不足以支付应当由乙方承担的款项，或保证金退还后发现存在其他未处理的交通违法行为或其他需要承担赔偿责任的情形，甲方仍有权要求乙方承担相应责任。</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3.</w:t>
      </w:r>
      <w:r>
        <w:rPr>
          <w:rFonts w:ascii="仿宋_GB2312" w:hAnsi="宋体" w:hint="eastAsia"/>
          <w:bCs/>
          <w:szCs w:val="32"/>
        </w:rPr>
        <w:t>选择银行卡预授权担保方式的，乙方在签订本合同时向甲方提供合同约定额度的银行卡预授权担保。在合同终止乙方还车时，扣除担保范</w:t>
      </w:r>
      <w:r>
        <w:rPr>
          <w:rFonts w:ascii="仿宋_GB2312" w:hAnsi="宋体" w:hint="eastAsia"/>
          <w:bCs/>
          <w:szCs w:val="32"/>
        </w:rPr>
        <w:t>围内乙方应当承担的款项，甲方撤销剩余预授权冻结额度，乙方同时提供合同约定额度的银行卡预授权作为交通违法行为和</w:t>
      </w:r>
      <w:r>
        <w:rPr>
          <w:rFonts w:ascii="仿宋_GB2312" w:hAnsi="宋体" w:hint="eastAsia"/>
          <w:bCs/>
          <w:szCs w:val="32"/>
        </w:rPr>
        <w:t>ETC</w:t>
      </w:r>
      <w:r>
        <w:rPr>
          <w:rFonts w:ascii="仿宋_GB2312" w:hAnsi="宋体" w:hint="eastAsia"/>
          <w:bCs/>
          <w:szCs w:val="32"/>
        </w:rPr>
        <w:t>欠费的担保。扣除交通违法责任范围内乙方应当承担的款项和</w:t>
      </w:r>
      <w:r>
        <w:rPr>
          <w:rFonts w:ascii="仿宋_GB2312" w:hAnsi="宋体" w:hint="eastAsia"/>
          <w:bCs/>
          <w:szCs w:val="32"/>
        </w:rPr>
        <w:t>ETC</w:t>
      </w:r>
      <w:r>
        <w:rPr>
          <w:rFonts w:ascii="仿宋_GB2312" w:hAnsi="宋体" w:hint="eastAsia"/>
          <w:bCs/>
          <w:szCs w:val="32"/>
        </w:rPr>
        <w:t>欠费，甲方在合同约定期限内撤销剩余预授权冻结额度；预授权冻结额度不足以支付应当由乙方承担的款项，或撤销预授权冻结额度后发现存在其他未处理的交通违法行为或其他需要承担赔偿责任的情形，甲方仍有权要求乙方承担相应责任。</w:t>
      </w:r>
    </w:p>
    <w:p w:rsidR="0031564C" w:rsidRDefault="0031564C">
      <w:pPr>
        <w:adjustRightInd w:val="0"/>
        <w:snapToGrid w:val="0"/>
        <w:spacing w:line="580" w:lineRule="exact"/>
        <w:ind w:firstLineChars="200" w:firstLine="640"/>
        <w:rPr>
          <w:rFonts w:ascii="仿宋_GB2312" w:hAnsi="宋体"/>
          <w:bCs/>
          <w:szCs w:val="32"/>
          <w:highlight w:val="yellow"/>
        </w:rPr>
      </w:pPr>
      <w:r>
        <w:rPr>
          <w:rFonts w:ascii="仿宋_GB2312" w:hAnsi="宋体" w:hint="eastAsia"/>
          <w:bCs/>
          <w:szCs w:val="32"/>
        </w:rPr>
        <w:t>4.</w:t>
      </w:r>
      <w:r>
        <w:rPr>
          <w:rFonts w:ascii="仿宋_GB2312" w:hAnsi="宋体" w:hint="eastAsia"/>
          <w:bCs/>
          <w:szCs w:val="32"/>
        </w:rPr>
        <w:t>选择保证人担保方式的，保证人应当按照甲方要求办理担保手续，签订担保协议，当乙方未履行合同约定义务时，保证人在担保范围内为乙方代为履行义务或依法承担连带责任。</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第七条</w:t>
      </w:r>
      <w:r>
        <w:rPr>
          <w:rFonts w:ascii="黑体" w:eastAsia="黑体" w:hAnsi="黑体" w:hint="eastAsia"/>
          <w:szCs w:val="32"/>
        </w:rPr>
        <w:t xml:space="preserve">  </w:t>
      </w:r>
      <w:r>
        <w:rPr>
          <w:rFonts w:ascii="黑体" w:eastAsia="黑体" w:hAnsi="黑体" w:hint="eastAsia"/>
          <w:szCs w:val="32"/>
        </w:rPr>
        <w:t>甲方权利</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1</w:t>
      </w:r>
      <w:r>
        <w:rPr>
          <w:rFonts w:ascii="仿宋_GB2312" w:hAnsi="宋体"/>
          <w:bCs/>
          <w:szCs w:val="32"/>
        </w:rPr>
        <w:t>.</w:t>
      </w:r>
      <w:r>
        <w:rPr>
          <w:rFonts w:ascii="仿宋_GB2312" w:hAnsi="宋体" w:hint="eastAsia"/>
          <w:bCs/>
          <w:szCs w:val="32"/>
        </w:rPr>
        <w:t>甲方</w:t>
      </w:r>
      <w:r>
        <w:rPr>
          <w:rFonts w:ascii="仿宋_GB2312" w:hAnsi="宋体"/>
          <w:bCs/>
          <w:szCs w:val="32"/>
        </w:rPr>
        <w:t>拥有租赁车辆所有权</w:t>
      </w:r>
      <w:r>
        <w:rPr>
          <w:rFonts w:ascii="仿宋_GB2312" w:hAnsi="宋体" w:hint="eastAsia"/>
          <w:bCs/>
          <w:szCs w:val="32"/>
        </w:rPr>
        <w:t>，有权按照合同约定向乙方收取租车费用、保证金或其他相关费用。</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2.</w:t>
      </w:r>
      <w:r>
        <w:rPr>
          <w:rFonts w:ascii="仿宋_GB2312" w:hAnsi="宋体" w:hint="eastAsia"/>
          <w:bCs/>
          <w:szCs w:val="32"/>
        </w:rPr>
        <w:t>甲方有权要求乙方按照合同约定用途使用租赁车辆；在不影响乙方正常使用前提下，有权通过合理方式了解租赁车辆的使用情况和安全状况。</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3.</w:t>
      </w:r>
      <w:r>
        <w:rPr>
          <w:rFonts w:ascii="仿宋_GB2312" w:hAnsi="宋体" w:hint="eastAsia"/>
          <w:bCs/>
          <w:szCs w:val="32"/>
        </w:rPr>
        <w:t>甲方发现乙方利用租赁车辆从事违法违规活动的，有权</w:t>
      </w:r>
      <w:r>
        <w:rPr>
          <w:rFonts w:ascii="仿宋_GB2312" w:hAnsi="宋体" w:hint="eastAsia"/>
          <w:bCs/>
          <w:szCs w:val="32"/>
        </w:rPr>
        <w:t>解除合同并</w:t>
      </w:r>
      <w:r>
        <w:rPr>
          <w:rFonts w:ascii="仿宋_GB2312" w:hAnsi="宋体" w:hint="eastAsia"/>
          <w:bCs/>
          <w:szCs w:val="32"/>
        </w:rPr>
        <w:t>向有关部门举报。</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4.</w:t>
      </w:r>
      <w:r>
        <w:rPr>
          <w:rFonts w:ascii="仿宋_GB2312" w:hAnsi="宋体" w:hint="eastAsia"/>
          <w:bCs/>
          <w:szCs w:val="32"/>
        </w:rPr>
        <w:t>甲方在合同终止时收回租赁车辆及附属设施和设备、行驶证及其他交付乙方的有效证件标志，且乙方提出续约时有权不续约。</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5</w:t>
      </w:r>
      <w:r>
        <w:rPr>
          <w:rFonts w:ascii="仿宋_GB2312" w:hAnsi="宋体"/>
          <w:bCs/>
          <w:szCs w:val="32"/>
        </w:rPr>
        <w:t>.</w:t>
      </w:r>
      <w:r>
        <w:rPr>
          <w:rFonts w:ascii="仿宋_GB2312" w:hAnsi="宋体" w:hint="eastAsia"/>
          <w:bCs/>
          <w:szCs w:val="32"/>
        </w:rPr>
        <w:t>合同期满乙方逾期七日未归还租赁车辆且</w:t>
      </w:r>
      <w:r>
        <w:rPr>
          <w:rFonts w:ascii="仿宋_GB2312" w:hAnsi="宋体" w:hint="eastAsia"/>
          <w:bCs/>
          <w:szCs w:val="32"/>
        </w:rPr>
        <w:t>未提出续约要求的，甲方可向公安机关报案。</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6</w:t>
      </w:r>
      <w:r>
        <w:rPr>
          <w:rFonts w:ascii="仿宋_GB2312" w:hAnsi="宋体"/>
          <w:bCs/>
          <w:szCs w:val="32"/>
        </w:rPr>
        <w:t>.</w:t>
      </w:r>
      <w:bookmarkStart w:id="6" w:name="_Hlk168084627"/>
      <w:r>
        <w:rPr>
          <w:rFonts w:ascii="仿宋_GB2312" w:hAnsi="宋体"/>
          <w:bCs/>
          <w:szCs w:val="32"/>
        </w:rPr>
        <w:t>租赁期间内，甲方在乙方所承租的</w:t>
      </w:r>
      <w:r>
        <w:rPr>
          <w:rFonts w:ascii="仿宋_GB2312" w:hAnsi="宋体" w:hint="eastAsia"/>
          <w:bCs/>
          <w:szCs w:val="32"/>
        </w:rPr>
        <w:t>车辆上发布车身</w:t>
      </w:r>
      <w:r>
        <w:rPr>
          <w:rFonts w:ascii="仿宋_GB2312" w:hAnsi="宋体"/>
          <w:bCs/>
          <w:szCs w:val="32"/>
        </w:rPr>
        <w:t>广告</w:t>
      </w:r>
      <w:r>
        <w:rPr>
          <w:rFonts w:ascii="仿宋_GB2312" w:hAnsi="宋体" w:hint="eastAsia"/>
          <w:bCs/>
          <w:szCs w:val="32"/>
        </w:rPr>
        <w:t>、车内广告的，应符合相关法律法规要求</w:t>
      </w:r>
      <w:r>
        <w:rPr>
          <w:rFonts w:ascii="仿宋_GB2312" w:hAnsi="宋体"/>
          <w:bCs/>
          <w:szCs w:val="32"/>
        </w:rPr>
        <w:t>，乙方应予以配合</w:t>
      </w:r>
      <w:r>
        <w:rPr>
          <w:rFonts w:ascii="仿宋_GB2312" w:hAnsi="宋体" w:hint="eastAsia"/>
          <w:bCs/>
          <w:szCs w:val="32"/>
        </w:rPr>
        <w:t>。</w:t>
      </w:r>
      <w:bookmarkEnd w:id="6"/>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第八条</w:t>
      </w:r>
      <w:r>
        <w:rPr>
          <w:rFonts w:ascii="黑体" w:eastAsia="黑体" w:hAnsi="黑体" w:hint="eastAsia"/>
          <w:szCs w:val="32"/>
        </w:rPr>
        <w:t xml:space="preserve">  </w:t>
      </w:r>
      <w:r>
        <w:rPr>
          <w:rFonts w:ascii="黑体" w:eastAsia="黑体" w:hAnsi="黑体" w:hint="eastAsia"/>
          <w:szCs w:val="32"/>
        </w:rPr>
        <w:t>甲方义务</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1.</w:t>
      </w:r>
      <w:r>
        <w:rPr>
          <w:rFonts w:ascii="仿宋_GB2312" w:hAnsi="宋体" w:hint="eastAsia"/>
          <w:bCs/>
          <w:szCs w:val="32"/>
        </w:rPr>
        <w:t>甲方应具有相关法律法规规定的经营资质和符合要求的证照</w:t>
      </w:r>
      <w:bookmarkStart w:id="7" w:name="_Hlk157527485"/>
      <w:r>
        <w:rPr>
          <w:rFonts w:ascii="仿宋_GB2312" w:hAnsi="宋体" w:hint="eastAsia"/>
          <w:bCs/>
          <w:szCs w:val="32"/>
        </w:rPr>
        <w:t>，</w:t>
      </w:r>
      <w:bookmarkEnd w:id="7"/>
      <w:r>
        <w:rPr>
          <w:rFonts w:ascii="仿宋_GB2312" w:hAnsi="宋体" w:hint="eastAsia"/>
          <w:bCs/>
          <w:szCs w:val="32"/>
        </w:rPr>
        <w:t>并已在当地交通运输主管部门办理租赁经营备案手续。</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2</w:t>
      </w:r>
      <w:r>
        <w:rPr>
          <w:rFonts w:ascii="仿宋_GB2312" w:hAnsi="宋体" w:hint="eastAsia"/>
          <w:bCs/>
          <w:szCs w:val="32"/>
        </w:rPr>
        <w:t>.</w:t>
      </w:r>
      <w:r>
        <w:rPr>
          <w:rFonts w:ascii="仿宋_GB2312" w:hAnsi="仿宋_GB2312" w:cs="仿宋_GB2312" w:hint="eastAsia"/>
          <w:bCs/>
          <w:szCs w:val="32"/>
        </w:rPr>
        <w:t>甲方</w:t>
      </w:r>
      <w:r>
        <w:rPr>
          <w:rFonts w:ascii="仿宋_GB2312" w:hAnsi="宋体" w:hint="eastAsia"/>
          <w:bCs/>
          <w:szCs w:val="32"/>
        </w:rPr>
        <w:t>按照合同约定将技术状况良好且性能符合使用标准的租赁车辆及附属设施、有效证件标志</w:t>
      </w:r>
      <w:bookmarkStart w:id="8" w:name="_Hlk157527527"/>
      <w:r>
        <w:rPr>
          <w:rFonts w:ascii="仿宋_GB2312" w:hAnsi="宋体" w:hint="eastAsia"/>
          <w:bCs/>
          <w:szCs w:val="32"/>
        </w:rPr>
        <w:t>原件</w:t>
      </w:r>
      <w:bookmarkEnd w:id="8"/>
      <w:r>
        <w:rPr>
          <w:rFonts w:ascii="仿宋_GB2312" w:hAnsi="宋体" w:hint="eastAsia"/>
          <w:bCs/>
          <w:szCs w:val="32"/>
        </w:rPr>
        <w:t>交付乙方，并如实提供租赁车辆技术状况、性能信息及保险信息。</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3</w:t>
      </w:r>
      <w:r>
        <w:rPr>
          <w:rFonts w:ascii="仿宋_GB2312" w:hAnsi="宋体" w:hint="eastAsia"/>
          <w:bCs/>
          <w:szCs w:val="32"/>
        </w:rPr>
        <w:t>.</w:t>
      </w:r>
      <w:r>
        <w:rPr>
          <w:rFonts w:ascii="仿宋_GB2312" w:hAnsi="宋体" w:hint="eastAsia"/>
          <w:bCs/>
          <w:szCs w:val="32"/>
        </w:rPr>
        <w:t>按照合同约定为租赁车辆投保保险并承担相应保险费用；且按乙方要求办理增加的保险事项，增加的保险费用由乙方承担。</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bCs/>
          <w:szCs w:val="32"/>
        </w:rPr>
        <w:t>4</w:t>
      </w:r>
      <w:r>
        <w:rPr>
          <w:rFonts w:ascii="仿宋_GB2312" w:hAnsi="宋体" w:hint="eastAsia"/>
          <w:bCs/>
          <w:szCs w:val="32"/>
        </w:rPr>
        <w:t>.</w:t>
      </w:r>
      <w:r>
        <w:rPr>
          <w:rFonts w:ascii="仿宋_GB2312" w:hAnsi="宋体" w:hint="eastAsia"/>
          <w:bCs/>
          <w:szCs w:val="32"/>
        </w:rPr>
        <w:t>甲方自行或委托第三方提供本省行政区域内租赁车辆故障、事故的</w:t>
      </w:r>
      <w:r>
        <w:rPr>
          <w:rFonts w:ascii="仿宋_GB2312" w:hAnsi="宋体" w:hint="eastAsia"/>
          <w:bCs/>
          <w:szCs w:val="32"/>
        </w:rPr>
        <w:t>24</w:t>
      </w:r>
      <w:r>
        <w:rPr>
          <w:rFonts w:ascii="仿宋_GB2312" w:hAnsi="宋体" w:hint="eastAsia"/>
          <w:bCs/>
          <w:szCs w:val="32"/>
        </w:rPr>
        <w:t>小时救援服务，并承担因车辆质量问题导致的故障、事故的救援费用。</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bCs/>
          <w:szCs w:val="32"/>
        </w:rPr>
        <w:t>5</w:t>
      </w:r>
      <w:r>
        <w:rPr>
          <w:rFonts w:ascii="仿宋_GB2312" w:hAnsi="宋体" w:hint="eastAsia"/>
          <w:bCs/>
          <w:szCs w:val="32"/>
        </w:rPr>
        <w:t>.</w:t>
      </w:r>
      <w:r>
        <w:rPr>
          <w:rFonts w:ascii="仿宋_GB2312" w:hAnsi="宋体" w:hint="eastAsia"/>
          <w:bCs/>
          <w:szCs w:val="32"/>
        </w:rPr>
        <w:t>甲方负责</w:t>
      </w:r>
      <w:bookmarkStart w:id="9" w:name="_Hlk157610091"/>
      <w:r>
        <w:rPr>
          <w:rFonts w:ascii="仿宋_GB2312" w:hAnsi="宋体" w:hint="eastAsia"/>
          <w:bCs/>
          <w:szCs w:val="32"/>
        </w:rPr>
        <w:t>租赁车辆</w:t>
      </w:r>
      <w:bookmarkStart w:id="10" w:name="_Hlk168084713"/>
      <w:r>
        <w:rPr>
          <w:rFonts w:ascii="仿宋_GB2312" w:hAnsi="宋体" w:hint="eastAsia"/>
          <w:bCs/>
          <w:szCs w:val="32"/>
        </w:rPr>
        <w:t>在正常使用过程中因车辆质量问题导致的</w:t>
      </w:r>
      <w:bookmarkEnd w:id="10"/>
      <w:r>
        <w:rPr>
          <w:rFonts w:ascii="仿宋_GB2312" w:hAnsi="宋体" w:hint="eastAsia"/>
          <w:bCs/>
          <w:szCs w:val="32"/>
        </w:rPr>
        <w:t>故障</w:t>
      </w:r>
      <w:bookmarkEnd w:id="9"/>
      <w:r>
        <w:rPr>
          <w:rFonts w:ascii="仿宋_GB2312" w:hAnsi="宋体" w:hint="eastAsia"/>
          <w:bCs/>
          <w:szCs w:val="32"/>
        </w:rPr>
        <w:t>维修，</w:t>
      </w:r>
      <w:r>
        <w:rPr>
          <w:rFonts w:ascii="仿宋_GB2312" w:hAnsi="宋体" w:hint="eastAsia"/>
          <w:bCs/>
          <w:szCs w:val="32"/>
        </w:rPr>
        <w:t>若因甲方或车辆本身原因导致车辆故障，无法满足乙方承租目的的</w:t>
      </w:r>
      <w:bookmarkStart w:id="11" w:name="_Hlk157610126"/>
      <w:r>
        <w:rPr>
          <w:rFonts w:ascii="仿宋_GB2312" w:hAnsi="宋体" w:hint="eastAsia"/>
          <w:bCs/>
          <w:szCs w:val="32"/>
        </w:rPr>
        <w:t>，应当相应免费延长租赁期限，或提供与原租赁车辆档次和功能用途相当的替换车辆，</w:t>
      </w:r>
      <w:r>
        <w:rPr>
          <w:rFonts w:ascii="仿宋_GB2312" w:hAnsi="宋体"/>
          <w:bCs/>
          <w:szCs w:val="32"/>
        </w:rPr>
        <w:t>或</w:t>
      </w:r>
      <w:r>
        <w:rPr>
          <w:rFonts w:ascii="仿宋_GB2312" w:hAnsi="宋体" w:hint="eastAsia"/>
          <w:bCs/>
          <w:szCs w:val="32"/>
        </w:rPr>
        <w:t>按照合同约定租金标准</w:t>
      </w:r>
      <w:r>
        <w:rPr>
          <w:rFonts w:ascii="仿宋_GB2312" w:hAnsi="宋体"/>
          <w:bCs/>
          <w:szCs w:val="32"/>
        </w:rPr>
        <w:t>减少</w:t>
      </w:r>
      <w:r>
        <w:rPr>
          <w:rFonts w:ascii="仿宋_GB2312" w:hAnsi="宋体" w:hint="eastAsia"/>
          <w:bCs/>
          <w:szCs w:val="32"/>
        </w:rPr>
        <w:t>相应</w:t>
      </w:r>
      <w:r>
        <w:rPr>
          <w:rFonts w:ascii="仿宋_GB2312" w:hAnsi="宋体"/>
          <w:bCs/>
          <w:szCs w:val="32"/>
        </w:rPr>
        <w:t>租金</w:t>
      </w:r>
      <w:r>
        <w:rPr>
          <w:rFonts w:ascii="仿宋_GB2312" w:hAnsi="宋体" w:hint="eastAsia"/>
          <w:bCs/>
          <w:szCs w:val="32"/>
        </w:rPr>
        <w:t>。</w:t>
      </w:r>
      <w:bookmarkEnd w:id="11"/>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bCs/>
          <w:szCs w:val="32"/>
        </w:rPr>
        <w:t>6</w:t>
      </w:r>
      <w:r>
        <w:rPr>
          <w:rFonts w:ascii="仿宋_GB2312" w:hAnsi="宋体" w:hint="eastAsia"/>
          <w:bCs/>
          <w:szCs w:val="32"/>
        </w:rPr>
        <w:t>.</w:t>
      </w:r>
      <w:r>
        <w:rPr>
          <w:rFonts w:ascii="仿宋_GB2312" w:hAnsi="宋体" w:hint="eastAsia"/>
          <w:bCs/>
          <w:szCs w:val="32"/>
        </w:rPr>
        <w:t>如合同约定由乙方负责办理法定检验的，甲方应协助乙方办理。</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7</w:t>
      </w:r>
      <w:r>
        <w:rPr>
          <w:rFonts w:ascii="仿宋_GB2312" w:hAnsi="宋体" w:hint="eastAsia"/>
          <w:bCs/>
          <w:szCs w:val="32"/>
        </w:rPr>
        <w:t>.</w:t>
      </w:r>
      <w:r>
        <w:rPr>
          <w:rFonts w:ascii="仿宋_GB2312" w:hAnsi="宋体" w:hint="eastAsia"/>
          <w:bCs/>
          <w:szCs w:val="32"/>
        </w:rPr>
        <w:t>因乙方原因导致车辆损坏且需由乙方承担超出保险理赔</w:t>
      </w:r>
      <w:r>
        <w:rPr>
          <w:rFonts w:ascii="仿宋_GB2312" w:hAnsi="宋体" w:hint="eastAsia"/>
          <w:bCs/>
          <w:szCs w:val="32"/>
        </w:rPr>
        <w:t>范围的费用的，</w:t>
      </w:r>
      <w:bookmarkStart w:id="12" w:name="_Hlk157527891"/>
      <w:r>
        <w:rPr>
          <w:rFonts w:ascii="仿宋_GB2312" w:hAnsi="宋体" w:hint="eastAsia"/>
          <w:bCs/>
          <w:szCs w:val="32"/>
        </w:rPr>
        <w:t>本着公平、合理原则，甲方据实收取维修费用，并向乙方明示修理项目和修理工时等原始清单</w:t>
      </w:r>
      <w:r>
        <w:rPr>
          <w:rFonts w:ascii="仿宋_GB2312" w:hAnsi="宋体" w:hint="eastAsia"/>
          <w:bCs/>
          <w:szCs w:val="32"/>
          <w:lang w:eastAsia="zh-Hans"/>
        </w:rPr>
        <w:t>，</w:t>
      </w:r>
      <w:r>
        <w:rPr>
          <w:rFonts w:ascii="仿宋_GB2312" w:hAnsi="宋体" w:hint="eastAsia"/>
          <w:bCs/>
          <w:szCs w:val="32"/>
        </w:rPr>
        <w:t>或由乙方直接向车辆维修厂家支付维修费用。</w:t>
      </w:r>
      <w:bookmarkEnd w:id="12"/>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bCs/>
          <w:szCs w:val="32"/>
        </w:rPr>
        <w:t>8</w:t>
      </w:r>
      <w:r>
        <w:rPr>
          <w:rFonts w:ascii="仿宋_GB2312" w:hAnsi="宋体" w:hint="eastAsia"/>
          <w:bCs/>
          <w:szCs w:val="32"/>
        </w:rPr>
        <w:t>.</w:t>
      </w:r>
      <w:r>
        <w:rPr>
          <w:rFonts w:ascii="仿宋_GB2312" w:hAnsi="宋体" w:hint="eastAsia"/>
          <w:bCs/>
          <w:szCs w:val="32"/>
        </w:rPr>
        <w:t>对所知悉的乙方信息承担保密义务。</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第九条</w:t>
      </w:r>
      <w:r>
        <w:rPr>
          <w:rFonts w:ascii="黑体" w:eastAsia="黑体" w:hAnsi="黑体" w:hint="eastAsia"/>
          <w:szCs w:val="32"/>
        </w:rPr>
        <w:t xml:space="preserve">  </w:t>
      </w:r>
      <w:r>
        <w:rPr>
          <w:rFonts w:ascii="黑体" w:eastAsia="黑体" w:hAnsi="黑体" w:hint="eastAsia"/>
          <w:szCs w:val="32"/>
        </w:rPr>
        <w:t>乙方权利</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1.</w:t>
      </w:r>
      <w:r>
        <w:rPr>
          <w:rFonts w:ascii="仿宋_GB2312" w:hAnsi="宋体" w:hint="eastAsia"/>
          <w:bCs/>
          <w:szCs w:val="32"/>
        </w:rPr>
        <w:t>要求甲方按照合同约定交付租赁车辆及附属设施、有效证件标志。</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2.</w:t>
      </w:r>
      <w:r>
        <w:rPr>
          <w:rFonts w:ascii="仿宋_GB2312" w:hAnsi="宋体" w:hint="eastAsia"/>
          <w:bCs/>
          <w:szCs w:val="32"/>
        </w:rPr>
        <w:t>按照合同约定使用租赁车辆。</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3.</w:t>
      </w:r>
      <w:r>
        <w:rPr>
          <w:rFonts w:ascii="仿宋_GB2312" w:hAnsi="宋体" w:hint="eastAsia"/>
          <w:bCs/>
          <w:szCs w:val="32"/>
        </w:rPr>
        <w:t>获得甲方提供的本省行政区域内租赁车辆故障、事故的</w:t>
      </w:r>
      <w:r>
        <w:rPr>
          <w:rFonts w:ascii="仿宋_GB2312" w:hAnsi="宋体" w:hint="eastAsia"/>
          <w:bCs/>
          <w:szCs w:val="32"/>
        </w:rPr>
        <w:t>24</w:t>
      </w:r>
      <w:r>
        <w:rPr>
          <w:rFonts w:ascii="仿宋_GB2312" w:hAnsi="宋体" w:hint="eastAsia"/>
          <w:bCs/>
          <w:szCs w:val="32"/>
        </w:rPr>
        <w:t>小时救援服务。</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4.</w:t>
      </w:r>
      <w:r>
        <w:rPr>
          <w:rFonts w:ascii="仿宋_GB2312" w:hAnsi="宋体" w:hint="eastAsia"/>
          <w:bCs/>
          <w:szCs w:val="32"/>
        </w:rPr>
        <w:t>要求甲方对租赁车辆在正常使用中因</w:t>
      </w:r>
      <w:r>
        <w:rPr>
          <w:rFonts w:ascii="仿宋_GB2312" w:hAnsi="宋体" w:hint="eastAsia"/>
          <w:bCs/>
          <w:szCs w:val="32"/>
        </w:rPr>
        <w:t>甲方原因或</w:t>
      </w:r>
      <w:r>
        <w:rPr>
          <w:rFonts w:ascii="仿宋_GB2312" w:hAnsi="宋体" w:hint="eastAsia"/>
          <w:bCs/>
          <w:szCs w:val="32"/>
        </w:rPr>
        <w:t>车辆质量问题导致的故障进行维修，并由甲方承担相应费用。</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5.</w:t>
      </w:r>
      <w:bookmarkStart w:id="13" w:name="_Hlk157586186"/>
      <w:r>
        <w:rPr>
          <w:rFonts w:ascii="仿宋_GB2312" w:hAnsi="宋体" w:hint="eastAsia"/>
          <w:bCs/>
          <w:szCs w:val="32"/>
        </w:rPr>
        <w:t>获得甲方按合同约定为保障租赁车辆正常使用所提供的服务</w:t>
      </w:r>
      <w:bookmarkEnd w:id="13"/>
      <w:r>
        <w:rPr>
          <w:rFonts w:ascii="仿宋_GB2312" w:hAnsi="宋体" w:hint="eastAsia"/>
          <w:bCs/>
          <w:szCs w:val="32"/>
        </w:rPr>
        <w:t>。</w:t>
      </w:r>
    </w:p>
    <w:p w:rsidR="0031564C" w:rsidRDefault="0031564C">
      <w:pPr>
        <w:adjustRightInd w:val="0"/>
        <w:snapToGrid w:val="0"/>
        <w:spacing w:line="580" w:lineRule="exact"/>
        <w:ind w:firstLineChars="200" w:firstLine="640"/>
        <w:outlineLvl w:val="0"/>
        <w:rPr>
          <w:rFonts w:ascii="黑体" w:eastAsia="黑体" w:hAnsi="黑体" w:hint="eastAsia"/>
          <w:szCs w:val="32"/>
        </w:rPr>
      </w:pPr>
      <w:r>
        <w:rPr>
          <w:rFonts w:ascii="黑体" w:eastAsia="黑体" w:hAnsi="黑体" w:hint="eastAsia"/>
          <w:szCs w:val="32"/>
        </w:rPr>
        <w:t>第十条</w:t>
      </w:r>
      <w:r>
        <w:rPr>
          <w:rFonts w:ascii="黑体" w:eastAsia="黑体" w:hAnsi="黑体" w:hint="eastAsia"/>
          <w:szCs w:val="32"/>
        </w:rPr>
        <w:t xml:space="preserve">  </w:t>
      </w:r>
      <w:r>
        <w:rPr>
          <w:rFonts w:ascii="黑体" w:eastAsia="黑体" w:hAnsi="黑体" w:hint="eastAsia"/>
          <w:szCs w:val="32"/>
        </w:rPr>
        <w:t>乙方义务</w:t>
      </w:r>
    </w:p>
    <w:p w:rsidR="0031564C" w:rsidRDefault="0031564C">
      <w:pPr>
        <w:adjustRightInd w:val="0"/>
        <w:snapToGrid w:val="0"/>
        <w:spacing w:line="580" w:lineRule="exact"/>
        <w:ind w:firstLineChars="200" w:firstLine="640"/>
        <w:rPr>
          <w:rFonts w:ascii="黑体" w:eastAsia="宋体" w:hAnsi="黑体" w:hint="eastAsia"/>
          <w:szCs w:val="32"/>
        </w:rPr>
      </w:pPr>
      <w:r>
        <w:rPr>
          <w:rFonts w:ascii="仿宋_GB2312" w:hAnsi="宋体" w:hint="eastAsia"/>
          <w:bCs/>
          <w:szCs w:val="32"/>
          <w:rPrChange w:id="14" w:author="LY" w:date="2024-07-29T23:16:00Z">
            <w:rPr>
              <w:rFonts w:ascii="黑体" w:eastAsia="黑体" w:hAnsi="黑体" w:hint="eastAsia"/>
              <w:szCs w:val="32"/>
            </w:rPr>
          </w:rPrChange>
        </w:rPr>
        <w:t>1</w:t>
      </w:r>
      <w:r>
        <w:rPr>
          <w:rFonts w:ascii="仿宋_GB2312" w:hAnsi="宋体" w:hint="eastAsia"/>
          <w:bCs/>
          <w:szCs w:val="32"/>
          <w:rPrChange w:id="15" w:author="LY" w:date="2024-07-29T23:16:00Z">
            <w:rPr>
              <w:rFonts w:ascii="仿宋_GB2312" w:hAnsi="仿宋_GB2312" w:cs="仿宋_GB2312" w:hint="eastAsia"/>
              <w:szCs w:val="32"/>
            </w:rPr>
          </w:rPrChange>
        </w:rPr>
        <w:t>.</w:t>
      </w:r>
      <w:r>
        <w:rPr>
          <w:rFonts w:ascii="仿宋_GB2312" w:hAnsi="仿宋_GB2312" w:cs="仿宋_GB2312" w:hint="eastAsia"/>
          <w:szCs w:val="32"/>
        </w:rPr>
        <w:t>乙方</w:t>
      </w:r>
      <w:r>
        <w:rPr>
          <w:rFonts w:ascii="仿宋_GB2312" w:hAnsi="仿宋_GB2312" w:cs="仿宋_GB2312" w:hint="eastAsia"/>
          <w:szCs w:val="32"/>
          <w:shd w:val="clear" w:color="auto" w:fill="FFFFFF"/>
        </w:rPr>
        <w:t>为自然人的，应当持机动车驾驶证租赁小微型客车；乙方为法人或者其他组织的，应当持实际驾驶人的机动车驾驶证租赁小微型客车</w:t>
      </w:r>
      <w:r>
        <w:rPr>
          <w:rFonts w:ascii="宋体" w:eastAsia="宋体" w:hAnsi="宋体" w:cs="宋体" w:hint="eastAsia"/>
          <w:szCs w:val="32"/>
          <w:shd w:val="clear" w:color="auto" w:fill="FFFFFF"/>
        </w:rPr>
        <w:t>。</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2</w:t>
      </w:r>
      <w:r>
        <w:rPr>
          <w:rFonts w:ascii="仿宋_GB2312" w:hAnsi="宋体"/>
          <w:bCs/>
          <w:szCs w:val="32"/>
        </w:rPr>
        <w:t>.</w:t>
      </w:r>
      <w:r>
        <w:rPr>
          <w:rFonts w:ascii="仿宋_GB2312" w:hAnsi="宋体" w:hint="eastAsia"/>
          <w:bCs/>
          <w:szCs w:val="32"/>
        </w:rPr>
        <w:t>如实向甲方提供合同约定的证照原件（供查验）及其他手续资料；乙方</w:t>
      </w:r>
      <w:r>
        <w:rPr>
          <w:rFonts w:ascii="仿宋_GB2312" w:hAnsi="宋体"/>
          <w:bCs/>
          <w:szCs w:val="32"/>
        </w:rPr>
        <w:t>名称和地址等基本情况</w:t>
      </w:r>
      <w:r>
        <w:rPr>
          <w:rFonts w:ascii="仿宋_GB2312" w:hAnsi="宋体" w:hint="eastAsia"/>
          <w:bCs/>
          <w:szCs w:val="32"/>
        </w:rPr>
        <w:t>发生</w:t>
      </w:r>
      <w:r>
        <w:rPr>
          <w:rFonts w:ascii="仿宋_GB2312" w:hAnsi="宋体"/>
          <w:bCs/>
          <w:szCs w:val="32"/>
        </w:rPr>
        <w:t>变更的，</w:t>
      </w:r>
      <w:r>
        <w:rPr>
          <w:rFonts w:ascii="仿宋_GB2312" w:hAnsi="宋体" w:hint="eastAsia"/>
          <w:bCs/>
          <w:szCs w:val="32"/>
        </w:rPr>
        <w:t>应及时</w:t>
      </w:r>
      <w:r>
        <w:rPr>
          <w:rFonts w:ascii="仿宋_GB2312" w:hAnsi="宋体"/>
          <w:bCs/>
          <w:szCs w:val="32"/>
        </w:rPr>
        <w:t>通知甲方。</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3</w:t>
      </w:r>
      <w:r>
        <w:rPr>
          <w:rFonts w:ascii="仿宋_GB2312" w:hAnsi="宋体"/>
          <w:bCs/>
          <w:szCs w:val="32"/>
        </w:rPr>
        <w:t>.</w:t>
      </w:r>
      <w:r>
        <w:rPr>
          <w:rFonts w:ascii="仿宋_GB2312" w:hAnsi="宋体" w:hint="eastAsia"/>
          <w:bCs/>
          <w:szCs w:val="32"/>
        </w:rPr>
        <w:t>乙方</w:t>
      </w:r>
      <w:r>
        <w:rPr>
          <w:rFonts w:ascii="仿宋_GB2312" w:hAnsi="宋体" w:hint="eastAsia"/>
          <w:bCs/>
          <w:szCs w:val="32"/>
        </w:rPr>
        <w:t>在</w:t>
      </w:r>
      <w:r>
        <w:rPr>
          <w:rFonts w:ascii="仿宋_GB2312" w:hAnsi="宋体" w:hint="eastAsia"/>
          <w:bCs/>
          <w:szCs w:val="32"/>
        </w:rPr>
        <w:t>交接取车</w:t>
      </w:r>
      <w:r>
        <w:rPr>
          <w:rFonts w:ascii="仿宋_GB2312" w:hAnsi="宋体"/>
          <w:bCs/>
          <w:szCs w:val="32"/>
        </w:rPr>
        <w:t>时</w:t>
      </w:r>
      <w:r>
        <w:rPr>
          <w:rFonts w:ascii="仿宋_GB2312" w:hAnsi="宋体" w:hint="eastAsia"/>
          <w:bCs/>
          <w:szCs w:val="32"/>
        </w:rPr>
        <w:t>应</w:t>
      </w:r>
      <w:r>
        <w:rPr>
          <w:rFonts w:ascii="仿宋_GB2312" w:hAnsi="宋体"/>
          <w:bCs/>
          <w:szCs w:val="32"/>
        </w:rPr>
        <w:t>检查租赁车辆是否正常，掌握租赁车辆的各种性能和操作方法，发现问题应在离场前解决</w:t>
      </w:r>
      <w:r>
        <w:rPr>
          <w:rFonts w:ascii="仿宋_GB2312" w:hAnsi="宋体" w:hint="eastAsia"/>
          <w:bCs/>
          <w:szCs w:val="32"/>
        </w:rPr>
        <w:t>，</w:t>
      </w:r>
      <w:r>
        <w:rPr>
          <w:rFonts w:ascii="仿宋_GB2312" w:hAnsi="宋体"/>
          <w:bCs/>
          <w:szCs w:val="32"/>
        </w:rPr>
        <w:t>车况以离场时《车辆交接单》为准。</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4</w:t>
      </w:r>
      <w:r>
        <w:rPr>
          <w:rFonts w:ascii="仿宋_GB2312" w:hAnsi="宋体"/>
          <w:bCs/>
          <w:szCs w:val="32"/>
        </w:rPr>
        <w:t>.</w:t>
      </w:r>
      <w:r>
        <w:rPr>
          <w:rFonts w:ascii="仿宋_GB2312" w:hAnsi="宋体" w:hint="eastAsia"/>
          <w:bCs/>
          <w:szCs w:val="32"/>
        </w:rPr>
        <w:t>按照合同约定支付租车费用、保证金</w:t>
      </w:r>
      <w:r>
        <w:rPr>
          <w:rFonts w:ascii="仿宋_GB2312" w:hAnsi="宋体"/>
          <w:bCs/>
          <w:szCs w:val="32"/>
        </w:rPr>
        <w:t>或</w:t>
      </w:r>
      <w:r>
        <w:rPr>
          <w:rFonts w:ascii="仿宋_GB2312" w:hAnsi="宋体" w:hint="eastAsia"/>
          <w:bCs/>
          <w:szCs w:val="32"/>
        </w:rPr>
        <w:t>其他相关费用。</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5.</w:t>
      </w:r>
      <w:r>
        <w:rPr>
          <w:rFonts w:ascii="仿宋_GB2312" w:hAnsi="宋体" w:hint="eastAsia"/>
          <w:bCs/>
          <w:szCs w:val="32"/>
        </w:rPr>
        <w:t>按照合同约定的燃料标准为租赁车辆添加燃</w:t>
      </w:r>
      <w:r>
        <w:rPr>
          <w:rFonts w:ascii="仿宋_GB2312" w:hAnsi="宋体" w:hint="eastAsia"/>
          <w:bCs/>
          <w:szCs w:val="32"/>
        </w:rPr>
        <w:t>料；动力类型为电力的，应当按照相关操作规程及标准为租赁车辆充（换）电。</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6</w:t>
      </w:r>
      <w:r>
        <w:rPr>
          <w:rFonts w:ascii="仿宋_GB2312" w:hAnsi="宋体"/>
          <w:bCs/>
          <w:szCs w:val="32"/>
        </w:rPr>
        <w:t>.</w:t>
      </w:r>
      <w:r>
        <w:rPr>
          <w:rFonts w:ascii="仿宋_GB2312" w:hAnsi="宋体" w:hint="eastAsia"/>
          <w:bCs/>
          <w:szCs w:val="32"/>
        </w:rPr>
        <w:t>按照车辆性能、操作规程及合同约定用途使用租赁车辆，并遵守道路交通法律法规及相关规定，不得有以下行为：</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1</w:t>
      </w:r>
      <w:r>
        <w:rPr>
          <w:rFonts w:ascii="仿宋_GB2312" w:hAnsi="宋体" w:hint="eastAsia"/>
          <w:bCs/>
          <w:szCs w:val="32"/>
        </w:rPr>
        <w:t>）将车辆用于</w:t>
      </w:r>
      <w:bookmarkStart w:id="16" w:name="_Hlk157586593"/>
      <w:r>
        <w:rPr>
          <w:rFonts w:ascii="仿宋_GB2312" w:hAnsi="宋体" w:hint="eastAsia"/>
          <w:bCs/>
          <w:szCs w:val="32"/>
        </w:rPr>
        <w:t>驾驶员培训</w:t>
      </w:r>
      <w:bookmarkEnd w:id="16"/>
      <w:r>
        <w:rPr>
          <w:rFonts w:ascii="仿宋_GB2312" w:hAnsi="宋体" w:hint="eastAsia"/>
          <w:bCs/>
          <w:szCs w:val="32"/>
        </w:rPr>
        <w:t>或进行体育、竞技、抗震抗压等测试及其他具有破坏性的驾驶或实验；</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2</w:t>
      </w:r>
      <w:r>
        <w:rPr>
          <w:rFonts w:ascii="仿宋_GB2312" w:hAnsi="宋体" w:hint="eastAsia"/>
          <w:bCs/>
          <w:szCs w:val="32"/>
        </w:rPr>
        <w:t>）利用车辆牵、推其他物体；</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3</w:t>
      </w:r>
      <w:r>
        <w:rPr>
          <w:rFonts w:ascii="仿宋_GB2312" w:hAnsi="宋体" w:hint="eastAsia"/>
          <w:bCs/>
          <w:szCs w:val="32"/>
        </w:rPr>
        <w:t>）利用车辆运输、存放危险品或违禁品；</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4</w:t>
      </w:r>
      <w:r>
        <w:rPr>
          <w:rFonts w:ascii="仿宋_GB2312" w:hAnsi="宋体" w:hint="eastAsia"/>
          <w:bCs/>
          <w:szCs w:val="32"/>
        </w:rPr>
        <w:t>）利用车辆从事或变相从事</w:t>
      </w:r>
      <w:r>
        <w:rPr>
          <w:rFonts w:ascii="仿宋_GB2312" w:hAnsi="宋体"/>
          <w:bCs/>
          <w:szCs w:val="32"/>
        </w:rPr>
        <w:t>营运</w:t>
      </w:r>
      <w:r>
        <w:rPr>
          <w:rFonts w:ascii="仿宋_GB2312" w:hAnsi="宋体" w:hint="eastAsia"/>
          <w:bCs/>
          <w:szCs w:val="32"/>
        </w:rPr>
        <w:t>活动；</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5</w:t>
      </w:r>
      <w:r>
        <w:rPr>
          <w:rFonts w:ascii="仿宋_GB2312" w:hAnsi="宋体" w:hint="eastAsia"/>
          <w:bCs/>
          <w:szCs w:val="32"/>
        </w:rPr>
        <w:t>）利用车辆进行违法犯罪活动和其他任何有损甲方或第三方合法权益的活动；</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6</w:t>
      </w:r>
      <w:r>
        <w:rPr>
          <w:rFonts w:ascii="仿宋_GB2312" w:hAnsi="宋体" w:hint="eastAsia"/>
          <w:bCs/>
          <w:szCs w:val="32"/>
        </w:rPr>
        <w:t>）将车辆交由无驾驶证、驾驶证准驾车型与租赁车辆不符</w:t>
      </w:r>
      <w:r>
        <w:rPr>
          <w:rFonts w:ascii="仿宋_GB2312" w:hAnsi="宋体"/>
          <w:bCs/>
          <w:szCs w:val="32"/>
        </w:rPr>
        <w:t>等</w:t>
      </w:r>
      <w:r>
        <w:rPr>
          <w:rFonts w:ascii="仿宋_GB2312" w:hAnsi="宋体" w:hint="eastAsia"/>
          <w:bCs/>
          <w:szCs w:val="32"/>
        </w:rPr>
        <w:t>人员驾驶；</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7</w:t>
      </w:r>
      <w:r>
        <w:rPr>
          <w:rFonts w:ascii="仿宋_GB2312" w:hAnsi="宋体" w:hint="eastAsia"/>
          <w:bCs/>
          <w:szCs w:val="32"/>
        </w:rPr>
        <w:t>）酒后驾驶或吸食（注射）毒品、国家管制的精神药品或麻醉药品后驾驶车辆；</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w:t>
      </w:r>
      <w:r>
        <w:rPr>
          <w:rFonts w:ascii="仿宋_GB2312" w:hAnsi="宋体" w:hint="eastAsia"/>
          <w:bCs/>
          <w:szCs w:val="32"/>
        </w:rPr>
        <w:t>8</w:t>
      </w:r>
      <w:r>
        <w:rPr>
          <w:rFonts w:ascii="仿宋_GB2312" w:hAnsi="宋体" w:hint="eastAsia"/>
          <w:bCs/>
          <w:szCs w:val="32"/>
        </w:rPr>
        <w:t>）在</w:t>
      </w:r>
      <w:r>
        <w:rPr>
          <w:rFonts w:ascii="仿宋_GB2312" w:hAnsi="宋体"/>
          <w:bCs/>
          <w:szCs w:val="32"/>
        </w:rPr>
        <w:t>患有妨碍安全驾驶机动车的疾病或过度疲劳影响安全驾驶</w:t>
      </w:r>
      <w:r>
        <w:rPr>
          <w:rFonts w:ascii="仿宋_GB2312" w:hAnsi="宋体" w:hint="eastAsia"/>
          <w:bCs/>
          <w:szCs w:val="32"/>
        </w:rPr>
        <w:t>情形下驾驶车辆；</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9</w:t>
      </w:r>
      <w:r>
        <w:rPr>
          <w:rFonts w:ascii="仿宋_GB2312" w:hAnsi="宋体" w:hint="eastAsia"/>
          <w:bCs/>
          <w:szCs w:val="32"/>
        </w:rPr>
        <w:t>）故意损坏或使车辆处于明显的危险状态中。</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7</w:t>
      </w:r>
      <w:r>
        <w:rPr>
          <w:rFonts w:ascii="仿宋_GB2312" w:hAnsi="宋体"/>
          <w:bCs/>
          <w:szCs w:val="32"/>
        </w:rPr>
        <w:t>.</w:t>
      </w:r>
      <w:r>
        <w:rPr>
          <w:rFonts w:ascii="仿宋_GB2312" w:hAnsi="宋体"/>
          <w:bCs/>
          <w:szCs w:val="32"/>
        </w:rPr>
        <w:t>应对租赁车辆的机油、刹车油、水箱、轮胎、灯光等</w:t>
      </w:r>
      <w:r>
        <w:rPr>
          <w:rFonts w:ascii="仿宋_GB2312" w:hAnsi="宋体"/>
          <w:bCs/>
          <w:szCs w:val="32"/>
        </w:rPr>
        <w:t>作</w:t>
      </w:r>
      <w:r>
        <w:rPr>
          <w:rFonts w:ascii="仿宋_GB2312" w:hAnsi="宋体"/>
          <w:bCs/>
          <w:szCs w:val="32"/>
        </w:rPr>
        <w:t>常规</w:t>
      </w:r>
      <w:bookmarkStart w:id="17" w:name="_Hlk157586745"/>
      <w:r>
        <w:rPr>
          <w:rFonts w:ascii="仿宋_GB2312" w:hAnsi="宋体" w:hint="eastAsia"/>
          <w:bCs/>
          <w:szCs w:val="32"/>
        </w:rPr>
        <w:t>检视</w:t>
      </w:r>
      <w:bookmarkEnd w:id="17"/>
      <w:r>
        <w:rPr>
          <w:rFonts w:ascii="仿宋_GB2312" w:hAnsi="宋体" w:hint="eastAsia"/>
          <w:bCs/>
          <w:szCs w:val="32"/>
        </w:rPr>
        <w:t>，</w:t>
      </w:r>
      <w:r>
        <w:rPr>
          <w:rFonts w:ascii="仿宋_GB2312" w:hAnsi="宋体"/>
          <w:bCs/>
          <w:szCs w:val="32"/>
        </w:rPr>
        <w:t>发现车辆出现安全技术性能问题及机械故障等，应立即停止行驶，并通知甲方。</w:t>
      </w:r>
      <w:r>
        <w:rPr>
          <w:rFonts w:ascii="仿宋_GB2312" w:hAnsi="宋体" w:hint="eastAsia"/>
          <w:bCs/>
          <w:szCs w:val="32"/>
        </w:rPr>
        <w:t>租赁车辆需要常规保养或维修时，应当</w:t>
      </w:r>
      <w:r>
        <w:rPr>
          <w:rFonts w:ascii="仿宋_GB2312" w:hAnsi="宋体"/>
          <w:bCs/>
          <w:szCs w:val="32"/>
        </w:rPr>
        <w:t>送</w:t>
      </w:r>
      <w:r>
        <w:rPr>
          <w:rFonts w:ascii="仿宋_GB2312" w:hAnsi="宋体" w:hint="eastAsia"/>
          <w:bCs/>
          <w:szCs w:val="32"/>
        </w:rPr>
        <w:t>至合同约定的</w:t>
      </w:r>
      <w:r>
        <w:rPr>
          <w:rFonts w:ascii="仿宋_GB2312" w:hAnsi="宋体"/>
          <w:bCs/>
          <w:szCs w:val="32"/>
        </w:rPr>
        <w:t>维修厂</w:t>
      </w:r>
      <w:r>
        <w:rPr>
          <w:rFonts w:ascii="仿宋_GB2312" w:hAnsi="宋体" w:hint="eastAsia"/>
          <w:bCs/>
          <w:szCs w:val="32"/>
        </w:rPr>
        <w:t>家保养或</w:t>
      </w:r>
      <w:r>
        <w:rPr>
          <w:rFonts w:ascii="仿宋_GB2312" w:hAnsi="宋体"/>
          <w:bCs/>
          <w:szCs w:val="32"/>
        </w:rPr>
        <w:t>维修</w:t>
      </w:r>
      <w:r>
        <w:rPr>
          <w:rFonts w:ascii="仿宋_GB2312" w:hAnsi="宋体" w:hint="eastAsia"/>
          <w:bCs/>
          <w:szCs w:val="32"/>
        </w:rPr>
        <w:t>，未经甲方同意不得擅自维修车辆，不得擅自改装、更换、增设他物。</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8.</w:t>
      </w:r>
      <w:r>
        <w:rPr>
          <w:rFonts w:ascii="仿宋_GB2312" w:hAnsi="宋体" w:hint="eastAsia"/>
          <w:bCs/>
          <w:szCs w:val="32"/>
        </w:rPr>
        <w:t>应</w:t>
      </w:r>
      <w:r>
        <w:rPr>
          <w:rFonts w:ascii="仿宋_GB2312" w:hAnsi="宋体"/>
          <w:bCs/>
          <w:szCs w:val="32"/>
        </w:rPr>
        <w:t>每月将</w:t>
      </w:r>
      <w:r>
        <w:rPr>
          <w:rFonts w:ascii="仿宋_GB2312" w:hAnsi="宋体" w:hint="eastAsia"/>
          <w:bCs/>
          <w:szCs w:val="32"/>
        </w:rPr>
        <w:t>租赁</w:t>
      </w:r>
      <w:r>
        <w:rPr>
          <w:rFonts w:ascii="仿宋_GB2312" w:hAnsi="宋体"/>
          <w:bCs/>
          <w:szCs w:val="32"/>
        </w:rPr>
        <w:t>车辆里程表读数告知甲方</w:t>
      </w:r>
      <w:r>
        <w:rPr>
          <w:rFonts w:ascii="仿宋_GB2312" w:hAnsi="宋体" w:hint="eastAsia"/>
          <w:bCs/>
          <w:szCs w:val="32"/>
        </w:rPr>
        <w:t>；</w:t>
      </w:r>
      <w:r>
        <w:rPr>
          <w:rFonts w:ascii="仿宋_GB2312" w:hAnsi="宋体" w:hint="eastAsia"/>
          <w:bCs/>
          <w:szCs w:val="32"/>
        </w:rPr>
        <w:t>如合同约定由甲方负责对租赁车辆进行常规保养和法定检验的，乙方应当协助办理。</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9.</w:t>
      </w:r>
      <w:r>
        <w:rPr>
          <w:rFonts w:ascii="仿宋_GB2312" w:hAnsi="宋体" w:hint="eastAsia"/>
          <w:bCs/>
          <w:szCs w:val="32"/>
        </w:rPr>
        <w:t>保证租赁车辆由合同指定的驾驶员驾驶，在租赁期限内乙方变更驾驶员的，其驾驶员的驾驶证准驾车型应与租赁车辆相符，并事先书面通知甲方。</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10.</w:t>
      </w:r>
      <w:r>
        <w:rPr>
          <w:rFonts w:ascii="仿宋_GB2312" w:hAnsi="宋体" w:hint="eastAsia"/>
          <w:bCs/>
          <w:szCs w:val="32"/>
        </w:rPr>
        <w:t>不得侵犯甲方对租赁车辆的所有权，不得转借、转租、转卖、抵押、质押、典当租赁车辆。</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11.</w:t>
      </w:r>
      <w:r>
        <w:rPr>
          <w:rFonts w:ascii="仿宋_GB2312" w:hAnsi="宋体" w:hint="eastAsia"/>
          <w:bCs/>
          <w:szCs w:val="32"/>
        </w:rPr>
        <w:t>安全、妥善保管租赁车辆及附属设施、有效证件标志，并在合同终止时及时、完好交还。</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12.</w:t>
      </w:r>
      <w:r>
        <w:rPr>
          <w:rFonts w:ascii="仿宋_GB2312" w:hAnsi="宋体" w:hint="eastAsia"/>
          <w:bCs/>
          <w:szCs w:val="32"/>
        </w:rPr>
        <w:t>对所知悉的甲方商业信息承担保密义务。</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第十一条</w:t>
      </w:r>
      <w:r>
        <w:rPr>
          <w:rFonts w:ascii="黑体" w:eastAsia="黑体" w:hAnsi="黑体" w:hint="eastAsia"/>
          <w:szCs w:val="32"/>
        </w:rPr>
        <w:t xml:space="preserve">  </w:t>
      </w:r>
      <w:r>
        <w:rPr>
          <w:rFonts w:ascii="黑体" w:eastAsia="黑体" w:hAnsi="黑体" w:hint="eastAsia"/>
          <w:szCs w:val="32"/>
        </w:rPr>
        <w:t>交通违法行为处理</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1.</w:t>
      </w:r>
      <w:r>
        <w:rPr>
          <w:rFonts w:ascii="仿宋_GB2312" w:hAnsi="宋体" w:hint="eastAsia"/>
          <w:bCs/>
          <w:szCs w:val="32"/>
        </w:rPr>
        <w:t>乙方对租赁期限内发生的交通违法行为承担全部责任，应当及时、主动处理交通违法记分，缴纳交通违法罚款，并在处理完毕后及时通知甲方。</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2.</w:t>
      </w:r>
      <w:r>
        <w:rPr>
          <w:rFonts w:ascii="仿宋_GB2312" w:hAnsi="宋体" w:hint="eastAsia"/>
          <w:bCs/>
          <w:szCs w:val="32"/>
        </w:rPr>
        <w:t>甲方发现租赁车辆在租赁期限内有尚未处理完毕的交通违法行为的，乙方应当在接到甲方通知后十五日内处理完毕。乙方未在上述期限内处理完毕的，甲方有权将乙方或合同指定的驾驶员作为责任人</w:t>
      </w:r>
      <w:bookmarkStart w:id="18" w:name="_Hlk168085087"/>
      <w:r>
        <w:rPr>
          <w:rFonts w:ascii="仿宋_GB2312" w:hAnsi="宋体" w:hint="eastAsia"/>
          <w:bCs/>
          <w:szCs w:val="32"/>
        </w:rPr>
        <w:t>报公安机关交通管理部门</w:t>
      </w:r>
      <w:bookmarkEnd w:id="18"/>
      <w:r>
        <w:rPr>
          <w:rFonts w:ascii="仿宋_GB2312" w:hAnsi="宋体" w:hint="eastAsia"/>
          <w:bCs/>
          <w:szCs w:val="32"/>
        </w:rPr>
        <w:t>处理。</w:t>
      </w:r>
    </w:p>
    <w:p w:rsidR="0031564C" w:rsidRDefault="0031564C">
      <w:pPr>
        <w:adjustRightInd w:val="0"/>
        <w:snapToGrid w:val="0"/>
        <w:spacing w:line="580" w:lineRule="exact"/>
        <w:ind w:firstLineChars="200" w:firstLine="640"/>
        <w:outlineLvl w:val="0"/>
        <w:rPr>
          <w:rFonts w:ascii="黑体" w:eastAsia="黑体" w:hAnsi="黑体" w:hint="eastAsia"/>
          <w:szCs w:val="32"/>
          <w:highlight w:val="yellow"/>
        </w:rPr>
      </w:pPr>
      <w:r>
        <w:rPr>
          <w:rFonts w:ascii="黑体" w:eastAsia="黑体" w:hAnsi="黑体" w:hint="eastAsia"/>
          <w:szCs w:val="32"/>
        </w:rPr>
        <w:t>第十二条</w:t>
      </w:r>
      <w:r>
        <w:rPr>
          <w:rFonts w:ascii="黑体" w:eastAsia="黑体" w:hAnsi="黑体" w:hint="eastAsia"/>
          <w:szCs w:val="32"/>
        </w:rPr>
        <w:t xml:space="preserve">  </w:t>
      </w:r>
      <w:r>
        <w:rPr>
          <w:rFonts w:ascii="黑体" w:eastAsia="黑体" w:hAnsi="黑体" w:hint="eastAsia"/>
          <w:szCs w:val="32"/>
        </w:rPr>
        <w:t>保险与事故处理</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1.</w:t>
      </w:r>
      <w:r>
        <w:rPr>
          <w:rFonts w:ascii="仿宋_GB2312" w:hAnsi="宋体" w:hint="eastAsia"/>
          <w:bCs/>
          <w:szCs w:val="32"/>
        </w:rPr>
        <w:t>甲方应当为租赁车辆投保机动车交通事故责任强制保险、机动车第三者责任险（保额为</w:t>
      </w:r>
      <w:r>
        <w:rPr>
          <w:rFonts w:ascii="仿宋_GB2312" w:hAnsi="宋体" w:hint="eastAsia"/>
          <w:bCs/>
          <w:szCs w:val="32"/>
        </w:rPr>
        <w:t>1</w:t>
      </w:r>
      <w:r>
        <w:rPr>
          <w:rFonts w:ascii="仿宋_GB2312" w:hAnsi="宋体"/>
          <w:bCs/>
          <w:szCs w:val="32"/>
        </w:rPr>
        <w:t>00</w:t>
      </w:r>
      <w:r>
        <w:rPr>
          <w:rFonts w:ascii="仿宋_GB2312" w:hAnsi="宋体" w:hint="eastAsia"/>
          <w:bCs/>
          <w:szCs w:val="32"/>
        </w:rPr>
        <w:t>万元以上）和车辆损失险（按车辆现值投保），并按照经营需求为租赁车辆投保其他险种或增加保险金额，租赁车辆已投保的险</w:t>
      </w:r>
      <w:r>
        <w:rPr>
          <w:rFonts w:ascii="仿宋_GB2312" w:hAnsi="宋体" w:hint="eastAsia"/>
          <w:bCs/>
          <w:szCs w:val="32"/>
        </w:rPr>
        <w:t>种及保险金额见附件《基本信息表》；乙方有权在甲方已投保险种及保险金额外要求增加保险险种或保险金额</w:t>
      </w:r>
      <w:r>
        <w:rPr>
          <w:rFonts w:ascii="仿宋_GB2312" w:hAnsi="宋体" w:hint="eastAsia"/>
          <w:bCs/>
          <w:szCs w:val="32"/>
        </w:rPr>
        <w:t>,</w:t>
      </w:r>
      <w:r>
        <w:rPr>
          <w:rFonts w:ascii="仿宋_GB2312" w:hAnsi="宋体" w:hint="eastAsia"/>
          <w:bCs/>
          <w:szCs w:val="32"/>
        </w:rPr>
        <w:t>并在《基本信息表》</w:t>
      </w:r>
      <w:r>
        <w:rPr>
          <w:rFonts w:ascii="仿宋_GB2312" w:hAnsi="宋体" w:hint="eastAsia"/>
          <w:bCs/>
          <w:szCs w:val="32"/>
        </w:rPr>
        <w:t>中</w:t>
      </w:r>
      <w:r>
        <w:rPr>
          <w:rFonts w:ascii="仿宋_GB2312" w:hAnsi="宋体" w:hint="eastAsia"/>
          <w:bCs/>
          <w:szCs w:val="32"/>
        </w:rPr>
        <w:t>列明，由此产生的费用由乙方承担；甲方未按照合同约定投保的，发生保险事故后应当比照保险公司保险赔付标准承担赔偿责任。</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2.</w:t>
      </w:r>
      <w:r>
        <w:rPr>
          <w:rFonts w:ascii="仿宋_GB2312" w:hAnsi="宋体" w:hint="eastAsia"/>
          <w:bCs/>
          <w:szCs w:val="32"/>
        </w:rPr>
        <w:t>租赁车辆发生事故后，乙方应当立即向保险公司报险并通知甲方，按规定向公安机关报案且保护现场；乙方应当协助甲方办理相关理赔手续。租赁车辆发生保险事故，乙方瞒报或未及时报险，导致保险公司拒赔的，因保险事故而产生的损失和费用由乙方承担。</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3.</w:t>
      </w:r>
      <w:r>
        <w:rPr>
          <w:rFonts w:ascii="仿宋_GB2312" w:hAnsi="宋体" w:hint="eastAsia"/>
          <w:bCs/>
          <w:szCs w:val="32"/>
        </w:rPr>
        <w:t>属于乙方责任发生交通事故</w:t>
      </w:r>
      <w:r>
        <w:rPr>
          <w:rFonts w:ascii="仿宋_GB2312" w:hAnsi="宋体"/>
          <w:bCs/>
          <w:szCs w:val="32"/>
        </w:rPr>
        <w:t>造成损</w:t>
      </w:r>
      <w:r>
        <w:rPr>
          <w:rFonts w:ascii="仿宋_GB2312" w:hAnsi="宋体" w:hint="eastAsia"/>
          <w:bCs/>
          <w:szCs w:val="32"/>
        </w:rPr>
        <w:t>失的，超出保险实际理赔范围的部分，由乙方承担赔偿责任及相关民事责任，甲方不负连带责任，若甲方因此承担责任的，有权向乙方进行追偿；甲方对损害发生有过错的，承担相应赔偿责任；属于第三方责任发生交通事故</w:t>
      </w:r>
      <w:r>
        <w:rPr>
          <w:rFonts w:ascii="仿宋_GB2312" w:hAnsi="宋体"/>
          <w:bCs/>
          <w:szCs w:val="32"/>
        </w:rPr>
        <w:t>造成损</w:t>
      </w:r>
      <w:r>
        <w:rPr>
          <w:rFonts w:ascii="仿宋_GB2312" w:hAnsi="宋体" w:hint="eastAsia"/>
          <w:bCs/>
          <w:szCs w:val="32"/>
        </w:rPr>
        <w:t>失的，由甲方向该第三方追偿，乙方应当提供相应协助。</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4.</w:t>
      </w:r>
      <w:r>
        <w:rPr>
          <w:rFonts w:ascii="仿宋_GB2312" w:hAnsi="宋体" w:hint="eastAsia"/>
          <w:bCs/>
          <w:szCs w:val="32"/>
        </w:rPr>
        <w:t>甲方负责办理保险理赔事宜，乙方应及时将保险理赔所需资料送交甲方，并在此过程中予以协助。因交通事故产生的各项费用由乙方先行垫付，甲方应在保险公司赔付后三日内与乙方结清。因乙方原因导致无法获得保险理赔的，该损失由乙方承担。</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5.</w:t>
      </w:r>
      <w:r>
        <w:rPr>
          <w:rFonts w:ascii="仿宋_GB2312" w:hAnsi="宋体" w:hint="eastAsia"/>
          <w:bCs/>
          <w:szCs w:val="32"/>
        </w:rPr>
        <w:t>如租赁车辆被盗抢，乙方承担因盗抢造成的租</w:t>
      </w:r>
      <w:r>
        <w:rPr>
          <w:rFonts w:ascii="仿宋_GB2312" w:hAnsi="宋体" w:hint="eastAsia"/>
          <w:bCs/>
          <w:szCs w:val="32"/>
        </w:rPr>
        <w:t>赁车辆现值损失与保险赔付值之间的差额。</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第十三条</w:t>
      </w:r>
      <w:r>
        <w:rPr>
          <w:rFonts w:ascii="黑体" w:eastAsia="黑体" w:hAnsi="黑体" w:hint="eastAsia"/>
          <w:szCs w:val="32"/>
        </w:rPr>
        <w:t xml:space="preserve">  </w:t>
      </w:r>
      <w:r>
        <w:rPr>
          <w:rFonts w:ascii="黑体" w:eastAsia="黑体" w:hAnsi="黑体" w:hint="eastAsia"/>
          <w:szCs w:val="32"/>
        </w:rPr>
        <w:t>甲方违约责任</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1.</w:t>
      </w:r>
      <w:r>
        <w:rPr>
          <w:rFonts w:ascii="仿宋_GB2312" w:hAnsi="宋体" w:hint="eastAsia"/>
          <w:bCs/>
          <w:szCs w:val="32"/>
        </w:rPr>
        <w:t>甲方逾期交付租赁车辆的，每逾期一日应当按照车辆日租金标准的</w:t>
      </w:r>
      <w:r>
        <w:rPr>
          <w:rFonts w:ascii="仿宋_GB2312" w:hAnsi="宋体" w:hint="eastAsia"/>
          <w:bCs/>
          <w:szCs w:val="32"/>
        </w:rPr>
        <w:t>20%</w:t>
      </w:r>
      <w:r>
        <w:rPr>
          <w:rFonts w:ascii="仿宋_GB2312" w:hAnsi="宋体" w:hint="eastAsia"/>
          <w:bCs/>
          <w:szCs w:val="32"/>
        </w:rPr>
        <w:t>支付违约金。</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bCs/>
          <w:szCs w:val="32"/>
        </w:rPr>
        <w:t>2</w:t>
      </w:r>
      <w:r>
        <w:rPr>
          <w:rFonts w:ascii="仿宋_GB2312" w:hAnsi="宋体" w:hint="eastAsia"/>
          <w:bCs/>
          <w:szCs w:val="32"/>
        </w:rPr>
        <w:t>.</w:t>
      </w:r>
      <w:r>
        <w:rPr>
          <w:rFonts w:ascii="仿宋_GB2312" w:hAnsi="宋体" w:hint="eastAsia"/>
          <w:bCs/>
          <w:szCs w:val="32"/>
        </w:rPr>
        <w:t>甲方未按照合同约定结算、退还乙方租金、保证金、保险垫付款等费用的，每逾期一日应当按照应付未付费用金额的</w:t>
      </w:r>
      <w:r>
        <w:rPr>
          <w:rFonts w:ascii="仿宋_GB2312" w:hAnsi="宋体" w:hint="eastAsia"/>
          <w:bCs/>
          <w:szCs w:val="32"/>
        </w:rPr>
        <w:t>0.</w:t>
      </w:r>
      <w:r>
        <w:rPr>
          <w:rFonts w:ascii="仿宋_GB2312" w:hAnsi="宋体"/>
          <w:bCs/>
          <w:szCs w:val="32"/>
        </w:rPr>
        <w:t>0</w:t>
      </w:r>
      <w:r>
        <w:rPr>
          <w:rFonts w:ascii="仿宋_GB2312" w:hAnsi="宋体" w:hint="eastAsia"/>
          <w:bCs/>
          <w:szCs w:val="32"/>
        </w:rPr>
        <w:t>2%</w:t>
      </w:r>
      <w:r>
        <w:rPr>
          <w:rFonts w:ascii="仿宋_GB2312" w:hAnsi="宋体" w:hint="eastAsia"/>
          <w:bCs/>
          <w:szCs w:val="32"/>
        </w:rPr>
        <w:t>支付违约金。</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bCs/>
          <w:szCs w:val="32"/>
        </w:rPr>
        <w:t>3</w:t>
      </w:r>
      <w:r>
        <w:rPr>
          <w:rFonts w:ascii="仿宋_GB2312" w:hAnsi="宋体" w:hint="eastAsia"/>
          <w:bCs/>
          <w:szCs w:val="32"/>
        </w:rPr>
        <w:t>.</w:t>
      </w:r>
      <w:r>
        <w:rPr>
          <w:rFonts w:ascii="仿宋_GB2312" w:hAnsi="宋体" w:hint="eastAsia"/>
          <w:bCs/>
          <w:szCs w:val="32"/>
        </w:rPr>
        <w:t>甲方因自身原因提前解除合同的，应当将乙方已支付租金中尚未履行的部分退还乙方，并按照未履约部分租期租金总额的</w:t>
      </w:r>
      <w:r>
        <w:rPr>
          <w:rFonts w:ascii="仿宋_GB2312" w:hAnsi="宋体" w:hint="eastAsia"/>
          <w:bCs/>
          <w:szCs w:val="32"/>
        </w:rPr>
        <w:t>10%</w:t>
      </w:r>
      <w:r>
        <w:rPr>
          <w:rFonts w:ascii="仿宋_GB2312" w:hAnsi="宋体" w:hint="eastAsia"/>
          <w:bCs/>
          <w:szCs w:val="32"/>
        </w:rPr>
        <w:t>向乙方支付违约金。</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4.</w:t>
      </w:r>
      <w:r>
        <w:rPr>
          <w:rFonts w:ascii="仿宋_GB2312" w:hAnsi="宋体" w:hint="eastAsia"/>
          <w:bCs/>
          <w:szCs w:val="32"/>
        </w:rPr>
        <w:t>因甲方原因导致租赁车辆经具备法定资质的机动车检测机构认定不符合安全行驶条件的，乙方有权解除合同，并有权要求甲方按照该租赁车辆租金总额的</w:t>
      </w:r>
      <w:r>
        <w:rPr>
          <w:rFonts w:ascii="仿宋_GB2312" w:hAnsi="宋体" w:hint="eastAsia"/>
          <w:bCs/>
          <w:szCs w:val="32"/>
        </w:rPr>
        <w:t>10%</w:t>
      </w:r>
      <w:r>
        <w:rPr>
          <w:rFonts w:ascii="仿宋_GB2312" w:hAnsi="宋体" w:hint="eastAsia"/>
          <w:bCs/>
          <w:szCs w:val="32"/>
        </w:rPr>
        <w:t>支付违约金。违约金不足以弥补乙方损失的，甲方应当补足。</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5.</w:t>
      </w:r>
      <w:r>
        <w:rPr>
          <w:rFonts w:ascii="仿宋_GB2312" w:hAnsi="宋体" w:hint="eastAsia"/>
          <w:bCs/>
          <w:szCs w:val="32"/>
        </w:rPr>
        <w:t>甲方未按合同约定提供故障救援、维修导致乙方无法使用租赁车辆的，甲方退还租赁车辆停驶期间租金，并按照停驶期间该租赁车辆租金的</w:t>
      </w:r>
      <w:r>
        <w:rPr>
          <w:rFonts w:ascii="仿宋_GB2312" w:hAnsi="宋体" w:hint="eastAsia"/>
          <w:bCs/>
          <w:szCs w:val="32"/>
        </w:rPr>
        <w:t>20%</w:t>
      </w:r>
      <w:r>
        <w:rPr>
          <w:rFonts w:ascii="仿宋_GB2312" w:hAnsi="宋体" w:hint="eastAsia"/>
          <w:bCs/>
          <w:szCs w:val="32"/>
        </w:rPr>
        <w:t>支付违约金；停驶时间超过三日的，乙方有权解除合同，或聘请其他第三方提供维修救援服务，由此发生的费用由甲方承担。</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第十四条</w:t>
      </w:r>
      <w:r>
        <w:rPr>
          <w:rFonts w:ascii="黑体" w:eastAsia="黑体" w:hAnsi="黑体" w:hint="eastAsia"/>
          <w:szCs w:val="32"/>
        </w:rPr>
        <w:t xml:space="preserve">  </w:t>
      </w:r>
      <w:r>
        <w:rPr>
          <w:rFonts w:ascii="黑体" w:eastAsia="黑体" w:hAnsi="黑体" w:hint="eastAsia"/>
          <w:szCs w:val="32"/>
        </w:rPr>
        <w:t>乙方违约责任</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1.</w:t>
      </w:r>
      <w:r>
        <w:rPr>
          <w:rFonts w:ascii="仿宋_GB2312" w:hAnsi="宋体" w:hint="eastAsia"/>
          <w:bCs/>
          <w:szCs w:val="32"/>
        </w:rPr>
        <w:t>乙方逾期交还租赁车辆的，按照合同约定向甲方支付超时费；</w:t>
      </w:r>
      <w:bookmarkStart w:id="19" w:name="_Hlk157763957"/>
      <w:r>
        <w:rPr>
          <w:rFonts w:ascii="仿宋_GB2312" w:hAnsi="宋体" w:hint="eastAsia"/>
          <w:bCs/>
          <w:szCs w:val="32"/>
        </w:rPr>
        <w:t>租赁车辆行驶里程超出合同约定公里数的，按照合同约定向甲方支付超程费。</w:t>
      </w:r>
      <w:bookmarkEnd w:id="19"/>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2</w:t>
      </w:r>
      <w:r>
        <w:rPr>
          <w:rFonts w:ascii="仿宋_GB2312" w:hAnsi="宋体" w:hint="eastAsia"/>
          <w:bCs/>
          <w:szCs w:val="32"/>
        </w:rPr>
        <w:t>.</w:t>
      </w:r>
      <w:r>
        <w:rPr>
          <w:rFonts w:ascii="仿宋_GB2312" w:hAnsi="宋体" w:hint="eastAsia"/>
          <w:bCs/>
          <w:szCs w:val="32"/>
        </w:rPr>
        <w:t>乙方逾期</w:t>
      </w:r>
      <w:r>
        <w:rPr>
          <w:rFonts w:ascii="仿宋_GB2312" w:hAnsi="宋体" w:hint="eastAsia"/>
          <w:bCs/>
          <w:szCs w:val="32"/>
        </w:rPr>
        <w:t>支付租金的，每逾期一日应当按照应付未付金额的</w:t>
      </w:r>
      <w:r>
        <w:rPr>
          <w:rFonts w:ascii="仿宋_GB2312" w:hAnsi="宋体" w:hint="eastAsia"/>
          <w:bCs/>
          <w:szCs w:val="32"/>
        </w:rPr>
        <w:t>0.</w:t>
      </w:r>
      <w:r>
        <w:rPr>
          <w:rFonts w:ascii="仿宋_GB2312" w:hAnsi="宋体"/>
          <w:bCs/>
          <w:szCs w:val="32"/>
        </w:rPr>
        <w:t>0</w:t>
      </w:r>
      <w:r>
        <w:rPr>
          <w:rFonts w:ascii="仿宋_GB2312" w:hAnsi="宋体" w:hint="eastAsia"/>
          <w:bCs/>
          <w:szCs w:val="32"/>
        </w:rPr>
        <w:t>2%</w:t>
      </w:r>
      <w:r>
        <w:rPr>
          <w:rFonts w:ascii="仿宋_GB2312" w:hAnsi="宋体" w:hint="eastAsia"/>
          <w:bCs/>
          <w:szCs w:val="32"/>
        </w:rPr>
        <w:t>支付违约金；</w:t>
      </w:r>
      <w:bookmarkStart w:id="20" w:name="_Hlk157793134"/>
      <w:r>
        <w:rPr>
          <w:rFonts w:ascii="仿宋_GB2312" w:hAnsi="宋体" w:hint="eastAsia"/>
          <w:bCs/>
          <w:szCs w:val="32"/>
        </w:rPr>
        <w:t>逾期满七日未支付租车费用的，应当每日按照车辆日租金标准的</w:t>
      </w:r>
      <w:r>
        <w:rPr>
          <w:rFonts w:ascii="仿宋_GB2312" w:hAnsi="宋体" w:hint="eastAsia"/>
          <w:bCs/>
          <w:szCs w:val="32"/>
        </w:rPr>
        <w:t>2</w:t>
      </w:r>
      <w:r>
        <w:rPr>
          <w:rFonts w:ascii="仿宋_GB2312" w:hAnsi="宋体"/>
          <w:bCs/>
          <w:szCs w:val="32"/>
        </w:rPr>
        <w:t>0%</w:t>
      </w:r>
      <w:r>
        <w:rPr>
          <w:rFonts w:ascii="仿宋_GB2312" w:hAnsi="宋体" w:hint="eastAsia"/>
          <w:bCs/>
          <w:szCs w:val="32"/>
        </w:rPr>
        <w:t>支付违约金</w:t>
      </w:r>
      <w:bookmarkEnd w:id="20"/>
      <w:r>
        <w:rPr>
          <w:rFonts w:ascii="仿宋_GB2312" w:hAnsi="宋体" w:hint="eastAsia"/>
          <w:bCs/>
          <w:szCs w:val="32"/>
        </w:rPr>
        <w:t>。</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3</w:t>
      </w:r>
      <w:r>
        <w:rPr>
          <w:rFonts w:ascii="仿宋_GB2312" w:hAnsi="宋体" w:hint="eastAsia"/>
          <w:bCs/>
          <w:szCs w:val="32"/>
        </w:rPr>
        <w:t>.</w:t>
      </w:r>
      <w:r>
        <w:rPr>
          <w:rFonts w:ascii="仿宋_GB2312" w:hAnsi="宋体" w:hint="eastAsia"/>
          <w:bCs/>
          <w:szCs w:val="32"/>
        </w:rPr>
        <w:t>乙方因自身原因提前解除合同的，应当按照未履行部分租期租金总额</w:t>
      </w:r>
      <w:r>
        <w:rPr>
          <w:rFonts w:ascii="仿宋_GB2312" w:hAnsi="宋体" w:hint="eastAsia"/>
          <w:bCs/>
          <w:szCs w:val="32"/>
        </w:rPr>
        <w:t>的</w:t>
      </w:r>
      <w:r>
        <w:rPr>
          <w:rFonts w:ascii="仿宋_GB2312" w:hAnsi="宋体" w:hint="eastAsia"/>
          <w:bCs/>
          <w:szCs w:val="32"/>
        </w:rPr>
        <w:t>10%</w:t>
      </w:r>
      <w:r>
        <w:rPr>
          <w:rFonts w:ascii="仿宋_GB2312" w:hAnsi="宋体" w:hint="eastAsia"/>
          <w:bCs/>
          <w:szCs w:val="32"/>
        </w:rPr>
        <w:t>向甲</w:t>
      </w:r>
      <w:r>
        <w:rPr>
          <w:rFonts w:ascii="仿宋_GB2312" w:hAnsi="宋体" w:hint="eastAsia"/>
          <w:bCs/>
          <w:szCs w:val="32"/>
        </w:rPr>
        <w:t>方支付违约金，已支付租金的，甲方在扣除违约金后应当将余款退还乙方。如为按日租赁或按小时租赁的，甲乙双方可在合同中另行约定按实际租赁时长计算租金，并免计提前解除合同违约金。</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4</w:t>
      </w:r>
      <w:r>
        <w:rPr>
          <w:rFonts w:ascii="仿宋_GB2312" w:hAnsi="宋体" w:hint="eastAsia"/>
          <w:bCs/>
          <w:szCs w:val="32"/>
        </w:rPr>
        <w:t>.</w:t>
      </w:r>
      <w:r>
        <w:rPr>
          <w:rFonts w:ascii="仿宋_GB2312" w:hAnsi="宋体" w:hint="eastAsia"/>
          <w:bCs/>
          <w:szCs w:val="32"/>
        </w:rPr>
        <w:t>乙方未按照合同约定及时处理租赁期限内发生的交通违法行为的，除承担相当于交通违法罚款金额的款项外，每逾期一日还应当按照该租赁车辆日租金标准的</w:t>
      </w:r>
      <w:r>
        <w:rPr>
          <w:rFonts w:ascii="仿宋_GB2312" w:hAnsi="宋体"/>
          <w:bCs/>
          <w:szCs w:val="32"/>
        </w:rPr>
        <w:t>2</w:t>
      </w:r>
      <w:r>
        <w:rPr>
          <w:rFonts w:ascii="仿宋_GB2312" w:hAnsi="宋体" w:hint="eastAsia"/>
          <w:bCs/>
          <w:szCs w:val="32"/>
        </w:rPr>
        <w:t>0%</w:t>
      </w:r>
      <w:r>
        <w:rPr>
          <w:rFonts w:ascii="仿宋_GB2312" w:hAnsi="宋体" w:hint="eastAsia"/>
          <w:bCs/>
          <w:szCs w:val="32"/>
        </w:rPr>
        <w:t>向甲方支付违约金。</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5</w:t>
      </w:r>
      <w:r>
        <w:rPr>
          <w:rFonts w:ascii="仿宋_GB2312" w:hAnsi="宋体" w:hint="eastAsia"/>
          <w:bCs/>
          <w:szCs w:val="32"/>
        </w:rPr>
        <w:t>.</w:t>
      </w:r>
      <w:r>
        <w:rPr>
          <w:rFonts w:ascii="仿宋_GB2312" w:hAnsi="宋体" w:hint="eastAsia"/>
          <w:bCs/>
          <w:szCs w:val="32"/>
        </w:rPr>
        <w:t>乙方有下列行为的，甲方有权解除合同并收回租赁车辆，因此致使租赁车辆损坏、灭失或无法收回的，由乙方承担相应赔偿责任：</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w:t>
      </w:r>
      <w:r>
        <w:rPr>
          <w:rFonts w:ascii="仿宋_GB2312" w:hAnsi="宋体" w:hint="eastAsia"/>
          <w:bCs/>
          <w:szCs w:val="32"/>
        </w:rPr>
        <w:t>1</w:t>
      </w:r>
      <w:r>
        <w:rPr>
          <w:rFonts w:ascii="仿宋_GB2312" w:hAnsi="宋体" w:hint="eastAsia"/>
          <w:bCs/>
          <w:szCs w:val="32"/>
        </w:rPr>
        <w:t>）逾期超过三十日未支付租车费用的；</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2</w:t>
      </w:r>
      <w:r>
        <w:rPr>
          <w:rFonts w:ascii="仿宋_GB2312" w:hAnsi="宋体" w:hint="eastAsia"/>
          <w:bCs/>
          <w:szCs w:val="32"/>
        </w:rPr>
        <w:t>）提供虚假信息的；</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3</w:t>
      </w:r>
      <w:r>
        <w:rPr>
          <w:rFonts w:ascii="仿宋_GB2312" w:hAnsi="宋体" w:hint="eastAsia"/>
          <w:bCs/>
          <w:szCs w:val="32"/>
        </w:rPr>
        <w:t>）转借、转租、转卖、抵押、质押、典当车辆或有证据证明乙方</w:t>
      </w:r>
      <w:r>
        <w:rPr>
          <w:rFonts w:ascii="仿宋_GB2312" w:hAnsi="宋体" w:hint="eastAsia"/>
          <w:bCs/>
          <w:szCs w:val="32"/>
          <w:lang w:eastAsia="zh-Hans"/>
        </w:rPr>
        <w:t>已</w:t>
      </w:r>
      <w:r>
        <w:rPr>
          <w:rFonts w:ascii="仿宋_GB2312" w:hAnsi="宋体" w:hint="eastAsia"/>
          <w:bCs/>
          <w:szCs w:val="32"/>
        </w:rPr>
        <w:t>准备实施上述行为的；</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4</w:t>
      </w:r>
      <w:r>
        <w:rPr>
          <w:rFonts w:ascii="仿宋_GB2312" w:hAnsi="宋体" w:hint="eastAsia"/>
          <w:bCs/>
          <w:szCs w:val="32"/>
        </w:rPr>
        <w:t>）利用车辆从事或变相从事</w:t>
      </w:r>
      <w:r>
        <w:rPr>
          <w:rFonts w:ascii="仿宋_GB2312" w:hAnsi="宋体"/>
          <w:bCs/>
          <w:szCs w:val="32"/>
        </w:rPr>
        <w:t>营运</w:t>
      </w:r>
      <w:r>
        <w:rPr>
          <w:rFonts w:ascii="仿宋_GB2312" w:hAnsi="宋体" w:hint="eastAsia"/>
          <w:bCs/>
          <w:szCs w:val="32"/>
        </w:rPr>
        <w:t>活动或从事违法犯罪活动的；</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w:t>
      </w:r>
      <w:r>
        <w:rPr>
          <w:rFonts w:ascii="仿宋_GB2312" w:hAnsi="宋体" w:hint="eastAsia"/>
          <w:bCs/>
          <w:szCs w:val="32"/>
        </w:rPr>
        <w:t>5</w:t>
      </w:r>
      <w:r>
        <w:rPr>
          <w:rFonts w:ascii="仿宋_GB2312" w:hAnsi="宋体" w:hint="eastAsia"/>
          <w:bCs/>
          <w:szCs w:val="32"/>
        </w:rPr>
        <w:t>）</w:t>
      </w:r>
      <w:r>
        <w:rPr>
          <w:rFonts w:ascii="仿宋_GB2312" w:hAnsi="宋体"/>
          <w:bCs/>
          <w:szCs w:val="32"/>
        </w:rPr>
        <w:t>未按</w:t>
      </w:r>
      <w:r>
        <w:rPr>
          <w:rFonts w:ascii="仿宋_GB2312" w:hAnsi="宋体" w:hint="eastAsia"/>
          <w:bCs/>
          <w:szCs w:val="32"/>
        </w:rPr>
        <w:t>车辆性能、正常操作规程及合同约定的用途使用车辆</w:t>
      </w:r>
      <w:r>
        <w:rPr>
          <w:rFonts w:ascii="仿宋_GB2312" w:hAnsi="宋体"/>
          <w:bCs/>
          <w:szCs w:val="32"/>
        </w:rPr>
        <w:t>，致使</w:t>
      </w:r>
      <w:r>
        <w:rPr>
          <w:rFonts w:ascii="仿宋_GB2312" w:hAnsi="宋体" w:hint="eastAsia"/>
          <w:bCs/>
          <w:szCs w:val="32"/>
        </w:rPr>
        <w:t>车辆</w:t>
      </w:r>
      <w:r>
        <w:rPr>
          <w:rFonts w:ascii="仿宋_GB2312" w:hAnsi="宋体"/>
          <w:bCs/>
          <w:szCs w:val="32"/>
        </w:rPr>
        <w:t>受到</w:t>
      </w:r>
      <w:r>
        <w:rPr>
          <w:rFonts w:ascii="仿宋_GB2312" w:hAnsi="宋体" w:hint="eastAsia"/>
          <w:bCs/>
          <w:szCs w:val="32"/>
        </w:rPr>
        <w:t>非正常损坏、灭失或者有证据证明存在上述危险的；</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w:t>
      </w:r>
      <w:r>
        <w:rPr>
          <w:rFonts w:ascii="仿宋_GB2312" w:hAnsi="宋体" w:hint="eastAsia"/>
          <w:bCs/>
          <w:szCs w:val="32"/>
        </w:rPr>
        <w:t>6</w:t>
      </w:r>
      <w:r>
        <w:rPr>
          <w:rFonts w:ascii="仿宋_GB2312" w:hAnsi="宋体" w:hint="eastAsia"/>
          <w:bCs/>
          <w:szCs w:val="32"/>
        </w:rPr>
        <w:t>）擅自改装、更换</w:t>
      </w:r>
      <w:r>
        <w:rPr>
          <w:rFonts w:ascii="仿宋_GB2312" w:hAnsi="宋体" w:hint="eastAsia"/>
          <w:bCs/>
          <w:szCs w:val="32"/>
        </w:rPr>
        <w:t>、增设他物等改变车辆原状的；</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w:t>
      </w:r>
      <w:r>
        <w:rPr>
          <w:rFonts w:ascii="仿宋_GB2312" w:hAnsi="宋体" w:hint="eastAsia"/>
          <w:bCs/>
          <w:szCs w:val="32"/>
        </w:rPr>
        <w:t>7</w:t>
      </w:r>
      <w:r>
        <w:rPr>
          <w:rFonts w:ascii="仿宋_GB2312" w:hAnsi="宋体" w:hint="eastAsia"/>
          <w:bCs/>
          <w:szCs w:val="32"/>
        </w:rPr>
        <w:t>）故意损坏租赁车辆或使租赁车辆处于危险之中的。</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6.</w:t>
      </w:r>
      <w:r>
        <w:rPr>
          <w:rFonts w:ascii="仿宋_GB2312" w:hAnsi="宋体" w:hint="eastAsia"/>
          <w:bCs/>
          <w:szCs w:val="32"/>
        </w:rPr>
        <w:t>因</w:t>
      </w:r>
      <w:r>
        <w:rPr>
          <w:rFonts w:ascii="仿宋_GB2312" w:hAnsi="宋体"/>
          <w:bCs/>
          <w:szCs w:val="32"/>
        </w:rPr>
        <w:t>乙方</w:t>
      </w:r>
      <w:r>
        <w:rPr>
          <w:rFonts w:ascii="仿宋_GB2312" w:hAnsi="宋体" w:hint="eastAsia"/>
          <w:bCs/>
          <w:szCs w:val="32"/>
        </w:rPr>
        <w:t>未按合同约定</w:t>
      </w:r>
      <w:bookmarkStart w:id="21" w:name="_Hlk157590548"/>
      <w:r>
        <w:rPr>
          <w:rFonts w:ascii="仿宋_GB2312" w:hAnsi="宋体" w:hint="eastAsia"/>
          <w:bCs/>
          <w:szCs w:val="32"/>
        </w:rPr>
        <w:t>时间、</w:t>
      </w:r>
      <w:bookmarkEnd w:id="21"/>
      <w:r>
        <w:rPr>
          <w:rFonts w:ascii="仿宋_GB2312" w:hAnsi="宋体" w:hint="eastAsia"/>
          <w:bCs/>
          <w:szCs w:val="32"/>
        </w:rPr>
        <w:t>地点</w:t>
      </w:r>
      <w:r>
        <w:rPr>
          <w:rFonts w:ascii="仿宋_GB2312" w:hAnsi="宋体"/>
          <w:bCs/>
          <w:szCs w:val="32"/>
        </w:rPr>
        <w:t>进行</w:t>
      </w:r>
      <w:r>
        <w:rPr>
          <w:rFonts w:ascii="仿宋_GB2312" w:hAnsi="宋体" w:hint="eastAsia"/>
          <w:bCs/>
          <w:szCs w:val="32"/>
        </w:rPr>
        <w:t>租赁车辆常规</w:t>
      </w:r>
      <w:r>
        <w:rPr>
          <w:rFonts w:ascii="仿宋_GB2312" w:hAnsi="宋体"/>
          <w:bCs/>
          <w:szCs w:val="32"/>
        </w:rPr>
        <w:t>保养、维修，由此引起的车辆不能正常索赔</w:t>
      </w:r>
      <w:r>
        <w:rPr>
          <w:rFonts w:ascii="仿宋_GB2312" w:hAnsi="宋体" w:hint="eastAsia"/>
          <w:bCs/>
          <w:szCs w:val="32"/>
        </w:rPr>
        <w:t>的损失</w:t>
      </w:r>
      <w:r>
        <w:rPr>
          <w:rFonts w:ascii="仿宋_GB2312" w:hAnsi="宋体"/>
          <w:bCs/>
          <w:szCs w:val="32"/>
        </w:rPr>
        <w:t>由乙方承担。</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7.</w:t>
      </w:r>
      <w:r>
        <w:rPr>
          <w:rFonts w:ascii="仿宋_GB2312" w:hAnsi="宋体" w:hint="eastAsia"/>
          <w:bCs/>
          <w:szCs w:val="32"/>
        </w:rPr>
        <w:t>因乙方原因导致租赁车辆法定检验</w:t>
      </w:r>
      <w:r>
        <w:rPr>
          <w:rFonts w:ascii="仿宋_GB2312" w:hAnsi="宋体"/>
          <w:bCs/>
          <w:szCs w:val="32"/>
        </w:rPr>
        <w:t>未通过或未</w:t>
      </w:r>
      <w:r>
        <w:rPr>
          <w:rFonts w:ascii="仿宋_GB2312" w:hAnsi="宋体" w:hint="eastAsia"/>
          <w:bCs/>
          <w:szCs w:val="32"/>
        </w:rPr>
        <w:t>进行法定检验的</w:t>
      </w:r>
      <w:r>
        <w:rPr>
          <w:rFonts w:ascii="仿宋_GB2312" w:hAnsi="宋体"/>
          <w:bCs/>
          <w:szCs w:val="32"/>
        </w:rPr>
        <w:t>，由乙方承担责任。</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8</w:t>
      </w:r>
      <w:r>
        <w:rPr>
          <w:rFonts w:ascii="仿宋_GB2312" w:hAnsi="宋体" w:hint="eastAsia"/>
          <w:bCs/>
          <w:szCs w:val="32"/>
        </w:rPr>
        <w:t>.</w:t>
      </w:r>
      <w:r>
        <w:rPr>
          <w:rFonts w:ascii="仿宋_GB2312" w:hAnsi="宋体" w:hint="eastAsia"/>
          <w:bCs/>
          <w:szCs w:val="32"/>
        </w:rPr>
        <w:t>因乙方原因导致租赁车辆被公安机关或第三方扣押的，或者未处理交通违章的，乙方应当承担租赁车辆被扣押期间或者停驶期间的租金及由此导致的其他损失。</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bCs/>
          <w:szCs w:val="32"/>
        </w:rPr>
        <w:t>9</w:t>
      </w:r>
      <w:r>
        <w:rPr>
          <w:rFonts w:ascii="仿宋_GB2312" w:hAnsi="宋体" w:hint="eastAsia"/>
          <w:bCs/>
          <w:szCs w:val="32"/>
        </w:rPr>
        <w:t>.</w:t>
      </w:r>
      <w:r>
        <w:rPr>
          <w:rFonts w:ascii="仿宋_GB2312" w:hAnsi="宋体" w:hint="eastAsia"/>
          <w:bCs/>
          <w:szCs w:val="32"/>
        </w:rPr>
        <w:t>未尽妥善保管租赁车辆的附属设施、车辆号牌、有效证件标志义务的，乙方应当及时通知甲方，并由甲方向有关部门申请补办，乙方应当赔偿甲方由此受到的损失，包括补办车辆号牌、有效证件标志所需费用及补办工时费、租赁车辆由此停驶期间的租金等。</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第十五条</w:t>
      </w:r>
      <w:r>
        <w:rPr>
          <w:rFonts w:ascii="黑体" w:eastAsia="黑体" w:hAnsi="黑体" w:hint="eastAsia"/>
          <w:szCs w:val="32"/>
        </w:rPr>
        <w:t xml:space="preserve">  </w:t>
      </w:r>
      <w:r>
        <w:rPr>
          <w:rFonts w:ascii="黑体" w:eastAsia="黑体" w:hAnsi="黑体" w:hint="eastAsia"/>
          <w:szCs w:val="32"/>
        </w:rPr>
        <w:t>争议解决办法</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本合同项下发生的争议，双方宜</w:t>
      </w:r>
      <w:r>
        <w:rPr>
          <w:rFonts w:ascii="仿宋_GB2312" w:hAnsi="宋体"/>
          <w:bCs/>
          <w:szCs w:val="32"/>
        </w:rPr>
        <w:t>协商</w:t>
      </w:r>
      <w:r>
        <w:rPr>
          <w:rFonts w:ascii="仿宋_GB2312" w:hAnsi="宋体" w:hint="eastAsia"/>
          <w:bCs/>
          <w:szCs w:val="32"/>
        </w:rPr>
        <w:t>解决，或向有关协会（社会组织）申请调解解决。协商、调解解决不成的，任何一方均有权按照附件《基本信息表》约定的方式依法解决。</w:t>
      </w:r>
    </w:p>
    <w:p w:rsidR="0031564C" w:rsidRDefault="0031564C">
      <w:pPr>
        <w:adjustRightInd w:val="0"/>
        <w:snapToGrid w:val="0"/>
        <w:spacing w:line="580" w:lineRule="exact"/>
        <w:ind w:firstLineChars="200" w:firstLine="640"/>
        <w:outlineLvl w:val="0"/>
        <w:rPr>
          <w:rFonts w:ascii="黑体" w:eastAsia="黑体" w:hAnsi="黑体"/>
          <w:szCs w:val="32"/>
        </w:rPr>
      </w:pPr>
      <w:r>
        <w:rPr>
          <w:rFonts w:ascii="黑体" w:eastAsia="黑体" w:hAnsi="黑体" w:hint="eastAsia"/>
          <w:szCs w:val="32"/>
        </w:rPr>
        <w:t>第十六条</w:t>
      </w:r>
      <w:r>
        <w:rPr>
          <w:rFonts w:ascii="黑体" w:eastAsia="黑体" w:hAnsi="黑体" w:hint="eastAsia"/>
          <w:szCs w:val="32"/>
        </w:rPr>
        <w:t xml:space="preserve">  </w:t>
      </w:r>
      <w:r>
        <w:rPr>
          <w:rFonts w:ascii="黑体" w:eastAsia="黑体" w:hAnsi="黑体" w:hint="eastAsia"/>
          <w:szCs w:val="32"/>
        </w:rPr>
        <w:t>特别约定</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1.</w:t>
      </w:r>
      <w:r>
        <w:rPr>
          <w:rFonts w:ascii="仿宋_GB2312" w:hAnsi="宋体" w:hint="eastAsia"/>
          <w:bCs/>
          <w:szCs w:val="32"/>
        </w:rPr>
        <w:t>《基本信息表》及《车辆交接单》为本合同附件，是本合同不可分割的组成部分，与本合同具有同等法律效力。</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2.</w:t>
      </w:r>
      <w:r>
        <w:rPr>
          <w:rFonts w:ascii="仿宋_GB2312" w:hAnsi="宋体" w:hint="eastAsia"/>
          <w:bCs/>
          <w:szCs w:val="32"/>
        </w:rPr>
        <w:t>本合同经甲、乙双方签字或盖章后生效。</w:t>
      </w:r>
    </w:p>
    <w:p w:rsidR="0031564C" w:rsidRDefault="0031564C">
      <w:pPr>
        <w:adjustRightInd w:val="0"/>
        <w:snapToGrid w:val="0"/>
        <w:spacing w:line="580" w:lineRule="exact"/>
        <w:ind w:firstLineChars="200" w:firstLine="640"/>
        <w:rPr>
          <w:rFonts w:ascii="仿宋_GB2312" w:hAnsi="宋体" w:hint="eastAsia"/>
          <w:bCs/>
          <w:szCs w:val="32"/>
        </w:rPr>
      </w:pPr>
      <w:r>
        <w:rPr>
          <w:rFonts w:ascii="仿宋_GB2312" w:hAnsi="宋体" w:hint="eastAsia"/>
          <w:bCs/>
          <w:szCs w:val="32"/>
        </w:rPr>
        <w:t>3.</w:t>
      </w:r>
      <w:r>
        <w:rPr>
          <w:rFonts w:ascii="仿宋_GB2312" w:hAnsi="宋体" w:hint="eastAsia"/>
          <w:bCs/>
          <w:szCs w:val="32"/>
        </w:rPr>
        <w:t>因本合同中乙方指定的驾驶员</w:t>
      </w:r>
      <w:r>
        <w:rPr>
          <w:rFonts w:ascii="仿宋_GB2312" w:hAnsi="宋体" w:hint="eastAsia"/>
          <w:bCs/>
          <w:szCs w:val="32"/>
        </w:rPr>
        <w:t>原因导致的相关责任和风险由乙方自行承担。</w:t>
      </w:r>
    </w:p>
    <w:p w:rsidR="0031564C" w:rsidRDefault="0031564C">
      <w:pPr>
        <w:adjustRightInd w:val="0"/>
        <w:snapToGrid w:val="0"/>
        <w:spacing w:line="580" w:lineRule="exact"/>
        <w:ind w:firstLineChars="200" w:firstLine="640"/>
        <w:rPr>
          <w:rFonts w:ascii="仿宋_GB2312" w:hAnsi="宋体"/>
          <w:bCs/>
          <w:szCs w:val="32"/>
        </w:rPr>
      </w:pPr>
      <w:r>
        <w:rPr>
          <w:rFonts w:ascii="仿宋_GB2312" w:hAnsi="宋体" w:hint="eastAsia"/>
          <w:bCs/>
          <w:szCs w:val="32"/>
        </w:rPr>
        <w:t>（以下无正文）</w:t>
      </w:r>
    </w:p>
    <w:p w:rsidR="0031564C" w:rsidRDefault="0031564C">
      <w:pPr>
        <w:adjustRightInd w:val="0"/>
        <w:snapToGrid w:val="0"/>
        <w:spacing w:line="580" w:lineRule="exact"/>
        <w:ind w:firstLineChars="200" w:firstLine="640"/>
        <w:rPr>
          <w:rFonts w:ascii="仿宋_GB2312" w:hAnsi="宋体"/>
          <w:bCs/>
          <w:szCs w:val="32"/>
        </w:rPr>
        <w:sectPr w:rsidR="00000000">
          <w:pgSz w:w="11906" w:h="16838"/>
          <w:pgMar w:top="2098" w:right="1474" w:bottom="1984" w:left="1587" w:header="851" w:footer="992" w:gutter="0"/>
          <w:cols w:space="720"/>
          <w:docGrid w:type="lines" w:linePitch="440"/>
        </w:sectPr>
      </w:pPr>
    </w:p>
    <w:p w:rsidR="0031564C" w:rsidRDefault="0031564C">
      <w:pPr>
        <w:adjustRightInd w:val="0"/>
        <w:snapToGrid w:val="0"/>
        <w:spacing w:line="580" w:lineRule="exact"/>
        <w:rPr>
          <w:rFonts w:ascii="仿宋_GB2312"/>
          <w:szCs w:val="32"/>
        </w:rPr>
      </w:pPr>
      <w:r>
        <w:rPr>
          <w:rFonts w:ascii="仿宋_GB2312" w:hint="eastAsia"/>
          <w:szCs w:val="32"/>
        </w:rPr>
        <w:t>（此页无正文，为《浙江省小微型客车租赁合同》之签订页）</w:t>
      </w:r>
    </w:p>
    <w:p w:rsidR="0031564C" w:rsidRDefault="0031564C">
      <w:pPr>
        <w:tabs>
          <w:tab w:val="left" w:pos="4620"/>
        </w:tabs>
        <w:adjustRightInd w:val="0"/>
        <w:snapToGrid w:val="0"/>
        <w:spacing w:line="580" w:lineRule="exact"/>
        <w:rPr>
          <w:rFonts w:ascii="仿宋_GB2312"/>
          <w:szCs w:val="32"/>
        </w:rPr>
      </w:pPr>
    </w:p>
    <w:p w:rsidR="0031564C" w:rsidRDefault="0031564C">
      <w:pPr>
        <w:tabs>
          <w:tab w:val="left" w:pos="4620"/>
        </w:tabs>
        <w:adjustRightInd w:val="0"/>
        <w:snapToGrid w:val="0"/>
        <w:spacing w:line="580" w:lineRule="exact"/>
        <w:rPr>
          <w:rFonts w:ascii="仿宋_GB2312"/>
          <w:szCs w:val="32"/>
        </w:rPr>
      </w:pPr>
    </w:p>
    <w:p w:rsidR="0031564C" w:rsidRDefault="0031564C">
      <w:pPr>
        <w:tabs>
          <w:tab w:val="left" w:pos="4620"/>
        </w:tabs>
        <w:adjustRightInd w:val="0"/>
        <w:snapToGrid w:val="0"/>
        <w:spacing w:line="580" w:lineRule="exact"/>
        <w:rPr>
          <w:rFonts w:ascii="仿宋_GB2312" w:hint="eastAsia"/>
          <w:szCs w:val="32"/>
        </w:rPr>
      </w:pPr>
      <w:r>
        <w:rPr>
          <w:rFonts w:ascii="仿宋_GB2312" w:hint="eastAsia"/>
          <w:szCs w:val="32"/>
        </w:rPr>
        <w:t>甲方（签章）：</w:t>
      </w:r>
      <w:r>
        <w:rPr>
          <w:rFonts w:ascii="仿宋_GB2312" w:hint="eastAsia"/>
          <w:szCs w:val="32"/>
        </w:rPr>
        <w:t xml:space="preserve">                          </w:t>
      </w:r>
    </w:p>
    <w:p w:rsidR="0031564C" w:rsidRDefault="0031564C">
      <w:pPr>
        <w:adjustRightInd w:val="0"/>
        <w:snapToGrid w:val="0"/>
        <w:spacing w:line="580" w:lineRule="exact"/>
        <w:rPr>
          <w:rFonts w:ascii="仿宋_GB2312" w:hint="eastAsia"/>
          <w:szCs w:val="32"/>
        </w:rPr>
      </w:pPr>
      <w:r>
        <w:rPr>
          <w:rFonts w:ascii="仿宋_GB2312" w:hint="eastAsia"/>
          <w:szCs w:val="32"/>
        </w:rPr>
        <w:t>法定代表人或授权代表（签名）：</w:t>
      </w:r>
      <w:r>
        <w:rPr>
          <w:rFonts w:ascii="仿宋_GB2312" w:hint="eastAsia"/>
          <w:szCs w:val="32"/>
        </w:rPr>
        <w:t xml:space="preserve">              </w:t>
      </w:r>
    </w:p>
    <w:p w:rsidR="0031564C" w:rsidRDefault="0031564C">
      <w:pPr>
        <w:adjustRightInd w:val="0"/>
        <w:snapToGrid w:val="0"/>
        <w:spacing w:line="580" w:lineRule="exact"/>
        <w:rPr>
          <w:rFonts w:ascii="仿宋_GB2312"/>
          <w:szCs w:val="32"/>
        </w:rPr>
      </w:pPr>
      <w:r>
        <w:rPr>
          <w:rFonts w:ascii="仿宋_GB2312" w:hint="eastAsia"/>
          <w:szCs w:val="32"/>
        </w:rPr>
        <w:t>签订日期：</w:t>
      </w:r>
    </w:p>
    <w:p w:rsidR="0031564C" w:rsidRDefault="0031564C">
      <w:pPr>
        <w:adjustRightInd w:val="0"/>
        <w:snapToGrid w:val="0"/>
        <w:spacing w:line="580" w:lineRule="exact"/>
        <w:rPr>
          <w:rFonts w:ascii="仿宋_GB2312"/>
          <w:szCs w:val="32"/>
        </w:rPr>
      </w:pPr>
      <w:r>
        <w:rPr>
          <w:rFonts w:ascii="仿宋_GB2312" w:hint="eastAsia"/>
          <w:szCs w:val="32"/>
        </w:rPr>
        <w:t xml:space="preserve">                                              </w:t>
      </w:r>
    </w:p>
    <w:p w:rsidR="0031564C" w:rsidRDefault="0031564C">
      <w:pPr>
        <w:adjustRightInd w:val="0"/>
        <w:snapToGrid w:val="0"/>
        <w:spacing w:line="580" w:lineRule="exact"/>
        <w:rPr>
          <w:rFonts w:ascii="仿宋_GB2312"/>
          <w:szCs w:val="32"/>
        </w:rPr>
      </w:pPr>
    </w:p>
    <w:p w:rsidR="0031564C" w:rsidRDefault="0031564C">
      <w:pPr>
        <w:adjustRightInd w:val="0"/>
        <w:snapToGrid w:val="0"/>
        <w:spacing w:line="580" w:lineRule="exact"/>
        <w:rPr>
          <w:rFonts w:ascii="仿宋_GB2312"/>
          <w:szCs w:val="32"/>
        </w:rPr>
      </w:pPr>
    </w:p>
    <w:p w:rsidR="0031564C" w:rsidRDefault="0031564C">
      <w:pPr>
        <w:tabs>
          <w:tab w:val="left" w:pos="4678"/>
        </w:tabs>
        <w:adjustRightInd w:val="0"/>
        <w:snapToGrid w:val="0"/>
        <w:spacing w:line="580" w:lineRule="exact"/>
        <w:rPr>
          <w:rFonts w:ascii="仿宋_GB2312"/>
          <w:szCs w:val="32"/>
        </w:rPr>
      </w:pPr>
    </w:p>
    <w:p w:rsidR="0031564C" w:rsidRDefault="0031564C">
      <w:pPr>
        <w:tabs>
          <w:tab w:val="left" w:pos="4678"/>
        </w:tabs>
        <w:adjustRightInd w:val="0"/>
        <w:snapToGrid w:val="0"/>
        <w:spacing w:line="580" w:lineRule="exact"/>
        <w:rPr>
          <w:rFonts w:ascii="仿宋_GB2312" w:hint="eastAsia"/>
          <w:szCs w:val="32"/>
        </w:rPr>
      </w:pPr>
      <w:r>
        <w:rPr>
          <w:rFonts w:ascii="仿宋_GB2312" w:hint="eastAsia"/>
          <w:szCs w:val="32"/>
        </w:rPr>
        <w:t>乙方（签章）：</w:t>
      </w:r>
      <w:r>
        <w:rPr>
          <w:rFonts w:ascii="仿宋_GB2312" w:hint="eastAsia"/>
          <w:szCs w:val="32"/>
        </w:rPr>
        <w:t xml:space="preserve">                           </w:t>
      </w:r>
    </w:p>
    <w:p w:rsidR="0031564C" w:rsidRDefault="0031564C">
      <w:pPr>
        <w:tabs>
          <w:tab w:val="left" w:pos="4678"/>
        </w:tabs>
        <w:adjustRightInd w:val="0"/>
        <w:snapToGrid w:val="0"/>
        <w:spacing w:line="580" w:lineRule="exact"/>
        <w:rPr>
          <w:rFonts w:ascii="仿宋_GB2312" w:hint="eastAsia"/>
          <w:szCs w:val="32"/>
        </w:rPr>
      </w:pPr>
      <w:r>
        <w:rPr>
          <w:rFonts w:ascii="仿宋_GB2312" w:hint="eastAsia"/>
          <w:szCs w:val="32"/>
        </w:rPr>
        <w:t>法定代表人或授权代表（签名）：</w:t>
      </w:r>
      <w:r>
        <w:rPr>
          <w:rFonts w:ascii="仿宋_GB2312" w:hint="eastAsia"/>
          <w:szCs w:val="32"/>
        </w:rPr>
        <w:t xml:space="preserve">        </w:t>
      </w:r>
      <w:r>
        <w:rPr>
          <w:rFonts w:ascii="仿宋_GB2312"/>
          <w:szCs w:val="32"/>
        </w:rPr>
        <w:t xml:space="preserve"> </w:t>
      </w:r>
      <w:r>
        <w:rPr>
          <w:rFonts w:ascii="仿宋_GB2312" w:hint="eastAsia"/>
          <w:szCs w:val="32"/>
        </w:rPr>
        <w:t xml:space="preserve">      </w:t>
      </w:r>
    </w:p>
    <w:p w:rsidR="0031564C" w:rsidRDefault="0031564C">
      <w:pPr>
        <w:adjustRightInd w:val="0"/>
        <w:snapToGrid w:val="0"/>
        <w:spacing w:line="580" w:lineRule="exact"/>
        <w:rPr>
          <w:rFonts w:ascii="仿宋_GB2312"/>
          <w:szCs w:val="32"/>
        </w:rPr>
      </w:pPr>
      <w:r>
        <w:rPr>
          <w:rFonts w:ascii="仿宋_GB2312" w:hint="eastAsia"/>
          <w:szCs w:val="32"/>
        </w:rPr>
        <w:t>签订日期：</w:t>
      </w:r>
    </w:p>
    <w:p w:rsidR="0031564C" w:rsidRDefault="0031564C">
      <w:pPr>
        <w:tabs>
          <w:tab w:val="left" w:pos="4678"/>
        </w:tabs>
        <w:adjustRightInd w:val="0"/>
        <w:snapToGrid w:val="0"/>
        <w:spacing w:line="580" w:lineRule="exact"/>
        <w:rPr>
          <w:rFonts w:ascii="仿宋_GB2312"/>
          <w:szCs w:val="32"/>
        </w:rPr>
      </w:pPr>
    </w:p>
    <w:p w:rsidR="0031564C" w:rsidRDefault="0031564C">
      <w:pPr>
        <w:tabs>
          <w:tab w:val="left" w:pos="4678"/>
        </w:tabs>
        <w:adjustRightInd w:val="0"/>
        <w:snapToGrid w:val="0"/>
        <w:spacing w:line="580" w:lineRule="exact"/>
        <w:rPr>
          <w:rFonts w:ascii="仿宋_GB2312"/>
          <w:szCs w:val="32"/>
        </w:rPr>
      </w:pPr>
    </w:p>
    <w:p w:rsidR="0031564C" w:rsidRDefault="0031564C">
      <w:pPr>
        <w:tabs>
          <w:tab w:val="left" w:pos="4678"/>
        </w:tabs>
        <w:adjustRightInd w:val="0"/>
        <w:snapToGrid w:val="0"/>
        <w:spacing w:line="580" w:lineRule="exact"/>
        <w:rPr>
          <w:rFonts w:ascii="仿宋_GB2312"/>
          <w:szCs w:val="32"/>
        </w:rPr>
        <w:sectPr w:rsidR="00000000">
          <w:pgSz w:w="11906" w:h="16838"/>
          <w:pgMar w:top="2098" w:right="1474" w:bottom="1984" w:left="1587" w:header="851" w:footer="992" w:gutter="0"/>
          <w:cols w:space="720"/>
          <w:docGrid w:type="lines" w:linePitch="440"/>
        </w:sectPr>
      </w:pPr>
    </w:p>
    <w:p w:rsidR="0031564C" w:rsidRDefault="0031564C">
      <w:pPr>
        <w:jc w:val="center"/>
        <w:outlineLvl w:val="0"/>
        <w:rPr>
          <w:rFonts w:ascii="方正小标宋简体" w:eastAsia="方正小标宋简体" w:hAnsi="方正小标宋简体" w:cs="方正小标宋简体"/>
          <w:snapToGrid w:val="0"/>
          <w:kern w:val="0"/>
          <w:sz w:val="44"/>
          <w:szCs w:val="44"/>
        </w:rPr>
      </w:pPr>
      <w:r>
        <w:rPr>
          <w:rFonts w:ascii="方正小标宋简体" w:eastAsia="方正小标宋简体" w:hAnsi="方正小标宋简体" w:cs="方正小标宋简体" w:hint="eastAsia"/>
          <w:snapToGrid w:val="0"/>
          <w:kern w:val="0"/>
          <w:sz w:val="44"/>
          <w:szCs w:val="44"/>
        </w:rPr>
        <w:t>浙江省小微型客车租赁合同基本信息表</w:t>
      </w:r>
    </w:p>
    <w:p w:rsidR="0031564C" w:rsidRDefault="0031564C">
      <w:pPr>
        <w:adjustRightInd w:val="0"/>
        <w:snapToGrid w:val="0"/>
        <w:spacing w:line="360" w:lineRule="exact"/>
        <w:rPr>
          <w:rFonts w:ascii="仿宋_GB2312"/>
          <w:sz w:val="28"/>
          <w:szCs w:val="28"/>
        </w:rPr>
      </w:pPr>
      <w:r>
        <w:rPr>
          <w:rFonts w:ascii="仿宋_GB2312" w:hint="eastAsia"/>
          <w:szCs w:val="32"/>
        </w:rPr>
        <w:t xml:space="preserve">                           </w:t>
      </w:r>
      <w:r>
        <w:rPr>
          <w:rFonts w:ascii="仿宋_GB2312"/>
          <w:szCs w:val="32"/>
        </w:rPr>
        <w:t xml:space="preserve">     </w:t>
      </w:r>
      <w:r>
        <w:rPr>
          <w:rFonts w:ascii="仿宋_GB2312" w:hAnsi="宋体" w:hint="eastAsia"/>
          <w:sz w:val="28"/>
          <w:szCs w:val="28"/>
        </w:rPr>
        <w:t>合同编号：</w:t>
      </w:r>
      <w:r>
        <w:rPr>
          <w:rFonts w:ascii="仿宋_GB2312" w:hint="eastAsia"/>
          <w:sz w:val="28"/>
          <w:szCs w:val="28"/>
        </w:rPr>
        <w:t xml:space="preserve"> </w:t>
      </w:r>
    </w:p>
    <w:tbl>
      <w:tblPr>
        <w:tblW w:w="5396"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3"/>
        <w:gridCol w:w="198"/>
        <w:gridCol w:w="241"/>
        <w:gridCol w:w="1181"/>
        <w:gridCol w:w="1066"/>
        <w:gridCol w:w="205"/>
        <w:gridCol w:w="256"/>
        <w:gridCol w:w="383"/>
        <w:gridCol w:w="106"/>
        <w:gridCol w:w="452"/>
        <w:gridCol w:w="356"/>
        <w:gridCol w:w="1717"/>
        <w:gridCol w:w="413"/>
        <w:gridCol w:w="1952"/>
      </w:tblGrid>
      <w:tr w:rsidR="00000000">
        <w:trPr>
          <w:cantSplit/>
          <w:trHeight w:val="510"/>
          <w:jc w:val="center"/>
        </w:trPr>
        <w:tc>
          <w:tcPr>
            <w:tcW w:w="865"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承租人</w:t>
            </w:r>
          </w:p>
        </w:tc>
        <w:tc>
          <w:tcPr>
            <w:tcW w:w="2048" w:type="pct"/>
            <w:gridSpan w:val="8"/>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c>
          <w:tcPr>
            <w:tcW w:w="878" w:type="pct"/>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联系电话</w:t>
            </w:r>
          </w:p>
        </w:tc>
        <w:tc>
          <w:tcPr>
            <w:tcW w:w="1209" w:type="pct"/>
            <w:gridSpan w:val="2"/>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r>
      <w:tr w:rsidR="00000000">
        <w:trPr>
          <w:cantSplit/>
          <w:trHeight w:val="510"/>
          <w:jc w:val="center"/>
        </w:trPr>
        <w:tc>
          <w:tcPr>
            <w:tcW w:w="865"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住址</w:t>
            </w:r>
            <w:r>
              <w:rPr>
                <w:rFonts w:ascii="仿宋_GB2312" w:hAnsi="仿宋_GB2312" w:cs="仿宋_GB2312" w:hint="eastAsia"/>
                <w:sz w:val="24"/>
              </w:rPr>
              <w:t>/</w:t>
            </w:r>
            <w:r>
              <w:rPr>
                <w:rFonts w:ascii="仿宋_GB2312" w:hAnsi="仿宋_GB2312" w:cs="仿宋_GB2312" w:hint="eastAsia"/>
                <w:sz w:val="24"/>
              </w:rPr>
              <w:t>地址</w:t>
            </w:r>
          </w:p>
        </w:tc>
        <w:tc>
          <w:tcPr>
            <w:tcW w:w="2048" w:type="pct"/>
            <w:gridSpan w:val="8"/>
            <w:tcBorders>
              <w:tl2br w:val="nil"/>
              <w:tr2bl w:val="nil"/>
            </w:tcBorders>
            <w:vAlign w:val="center"/>
          </w:tcPr>
          <w:p w:rsidR="0031564C" w:rsidRDefault="0031564C">
            <w:pPr>
              <w:adjustRightInd w:val="0"/>
              <w:snapToGrid w:val="0"/>
              <w:spacing w:line="320" w:lineRule="exact"/>
              <w:ind w:firstLineChars="1508" w:firstLine="3619"/>
              <w:jc w:val="center"/>
              <w:rPr>
                <w:rFonts w:ascii="仿宋_GB2312" w:hAnsi="仿宋_GB2312" w:cs="仿宋_GB2312" w:hint="eastAsia"/>
                <w:sz w:val="24"/>
              </w:rPr>
            </w:pPr>
          </w:p>
        </w:tc>
        <w:tc>
          <w:tcPr>
            <w:tcW w:w="878" w:type="pct"/>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法定代表人</w:t>
            </w:r>
          </w:p>
        </w:tc>
        <w:tc>
          <w:tcPr>
            <w:tcW w:w="1209" w:type="pct"/>
            <w:gridSpan w:val="2"/>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r>
      <w:tr w:rsidR="00000000">
        <w:trPr>
          <w:cantSplit/>
          <w:trHeight w:val="510"/>
          <w:jc w:val="center"/>
        </w:trPr>
        <w:tc>
          <w:tcPr>
            <w:tcW w:w="865"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证照名称</w:t>
            </w:r>
          </w:p>
        </w:tc>
        <w:tc>
          <w:tcPr>
            <w:tcW w:w="1149" w:type="pct"/>
            <w:gridSpan w:val="2"/>
            <w:tcBorders>
              <w:tl2br w:val="nil"/>
              <w:tr2bl w:val="nil"/>
            </w:tcBorders>
            <w:vAlign w:val="center"/>
          </w:tcPr>
          <w:p w:rsidR="0031564C" w:rsidRDefault="0031564C">
            <w:pPr>
              <w:adjustRightInd w:val="0"/>
              <w:snapToGrid w:val="0"/>
              <w:spacing w:line="320" w:lineRule="exact"/>
              <w:ind w:rightChars="-100" w:right="-320"/>
              <w:jc w:val="center"/>
              <w:rPr>
                <w:rFonts w:ascii="仿宋_GB2312" w:hAnsi="仿宋_GB2312" w:cs="仿宋_GB2312" w:hint="eastAsia"/>
                <w:sz w:val="24"/>
              </w:rPr>
            </w:pPr>
          </w:p>
        </w:tc>
        <w:tc>
          <w:tcPr>
            <w:tcW w:w="899" w:type="pct"/>
            <w:gridSpan w:val="6"/>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证照号码</w:t>
            </w:r>
          </w:p>
        </w:tc>
        <w:tc>
          <w:tcPr>
            <w:tcW w:w="2087" w:type="pct"/>
            <w:gridSpan w:val="3"/>
            <w:tcBorders>
              <w:tl2br w:val="nil"/>
              <w:tr2bl w:val="nil"/>
            </w:tcBorders>
            <w:vAlign w:val="center"/>
          </w:tcPr>
          <w:p w:rsidR="0031564C" w:rsidRDefault="0031564C">
            <w:pPr>
              <w:adjustRightInd w:val="0"/>
              <w:snapToGrid w:val="0"/>
              <w:spacing w:line="320" w:lineRule="exact"/>
              <w:ind w:rightChars="-100" w:right="-320"/>
              <w:rPr>
                <w:rFonts w:ascii="仿宋_GB2312" w:hAnsi="仿宋_GB2312" w:cs="仿宋_GB2312" w:hint="eastAsia"/>
                <w:sz w:val="24"/>
              </w:rPr>
            </w:pPr>
          </w:p>
        </w:tc>
      </w:tr>
      <w:tr w:rsidR="00000000">
        <w:trPr>
          <w:cantSplit/>
          <w:trHeight w:val="510"/>
          <w:jc w:val="center"/>
        </w:trPr>
        <w:tc>
          <w:tcPr>
            <w:tcW w:w="865"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授权代表</w:t>
            </w:r>
          </w:p>
        </w:tc>
        <w:tc>
          <w:tcPr>
            <w:tcW w:w="1149" w:type="pct"/>
            <w:gridSpan w:val="2"/>
            <w:tcBorders>
              <w:tl2br w:val="nil"/>
              <w:tr2bl w:val="nil"/>
            </w:tcBorders>
            <w:vAlign w:val="center"/>
          </w:tcPr>
          <w:p w:rsidR="0031564C" w:rsidRDefault="0031564C">
            <w:pPr>
              <w:adjustRightInd w:val="0"/>
              <w:snapToGrid w:val="0"/>
              <w:spacing w:line="320" w:lineRule="exact"/>
              <w:ind w:rightChars="-100" w:right="-320"/>
              <w:jc w:val="center"/>
              <w:rPr>
                <w:rFonts w:ascii="仿宋_GB2312" w:hAnsi="仿宋_GB2312" w:cs="仿宋_GB2312" w:hint="eastAsia"/>
                <w:sz w:val="24"/>
              </w:rPr>
            </w:pPr>
          </w:p>
        </w:tc>
        <w:tc>
          <w:tcPr>
            <w:tcW w:w="899" w:type="pct"/>
            <w:gridSpan w:val="6"/>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联系电话</w:t>
            </w:r>
          </w:p>
        </w:tc>
        <w:tc>
          <w:tcPr>
            <w:tcW w:w="2087" w:type="pct"/>
            <w:gridSpan w:val="3"/>
            <w:tcBorders>
              <w:tl2br w:val="nil"/>
              <w:tr2bl w:val="nil"/>
            </w:tcBorders>
            <w:vAlign w:val="center"/>
          </w:tcPr>
          <w:p w:rsidR="0031564C" w:rsidRDefault="0031564C">
            <w:pPr>
              <w:adjustRightInd w:val="0"/>
              <w:snapToGrid w:val="0"/>
              <w:spacing w:line="320" w:lineRule="exact"/>
              <w:ind w:rightChars="-100" w:right="-320"/>
              <w:rPr>
                <w:rFonts w:ascii="仿宋_GB2312" w:hAnsi="仿宋_GB2312" w:cs="仿宋_GB2312" w:hint="eastAsia"/>
                <w:sz w:val="24"/>
              </w:rPr>
            </w:pPr>
          </w:p>
        </w:tc>
      </w:tr>
      <w:tr w:rsidR="00000000">
        <w:trPr>
          <w:cantSplit/>
          <w:trHeight w:val="510"/>
          <w:jc w:val="center"/>
        </w:trPr>
        <w:tc>
          <w:tcPr>
            <w:tcW w:w="865"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证件名称</w:t>
            </w:r>
          </w:p>
        </w:tc>
        <w:tc>
          <w:tcPr>
            <w:tcW w:w="1149" w:type="pct"/>
            <w:gridSpan w:val="2"/>
            <w:tcBorders>
              <w:tl2br w:val="nil"/>
              <w:tr2bl w:val="nil"/>
            </w:tcBorders>
            <w:vAlign w:val="center"/>
          </w:tcPr>
          <w:p w:rsidR="0031564C" w:rsidRDefault="0031564C">
            <w:pPr>
              <w:adjustRightInd w:val="0"/>
              <w:snapToGrid w:val="0"/>
              <w:spacing w:line="320" w:lineRule="exact"/>
              <w:ind w:rightChars="-100" w:right="-320"/>
              <w:jc w:val="center"/>
              <w:rPr>
                <w:rFonts w:ascii="仿宋_GB2312" w:hAnsi="仿宋_GB2312" w:cs="仿宋_GB2312" w:hint="eastAsia"/>
                <w:sz w:val="24"/>
              </w:rPr>
            </w:pPr>
          </w:p>
        </w:tc>
        <w:tc>
          <w:tcPr>
            <w:tcW w:w="899" w:type="pct"/>
            <w:gridSpan w:val="6"/>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证件号码</w:t>
            </w:r>
          </w:p>
        </w:tc>
        <w:tc>
          <w:tcPr>
            <w:tcW w:w="2087" w:type="pct"/>
            <w:gridSpan w:val="3"/>
            <w:tcBorders>
              <w:tl2br w:val="nil"/>
              <w:tr2bl w:val="nil"/>
            </w:tcBorders>
            <w:vAlign w:val="center"/>
          </w:tcPr>
          <w:p w:rsidR="0031564C" w:rsidRDefault="0031564C">
            <w:pPr>
              <w:adjustRightInd w:val="0"/>
              <w:snapToGrid w:val="0"/>
              <w:spacing w:line="320" w:lineRule="exact"/>
              <w:ind w:rightChars="-100" w:right="-320"/>
              <w:rPr>
                <w:rFonts w:ascii="仿宋_GB2312" w:hAnsi="仿宋_GB2312" w:cs="仿宋_GB2312" w:hint="eastAsia"/>
                <w:sz w:val="24"/>
              </w:rPr>
            </w:pPr>
          </w:p>
        </w:tc>
      </w:tr>
      <w:tr w:rsidR="00000000">
        <w:trPr>
          <w:cantSplit/>
          <w:trHeight w:val="510"/>
          <w:jc w:val="center"/>
        </w:trPr>
        <w:tc>
          <w:tcPr>
            <w:tcW w:w="865"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指定驾驶人员</w:t>
            </w:r>
          </w:p>
        </w:tc>
        <w:tc>
          <w:tcPr>
            <w:tcW w:w="1385" w:type="pct"/>
            <w:gridSpan w:val="4"/>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驾驶证号</w:t>
            </w:r>
          </w:p>
        </w:tc>
        <w:tc>
          <w:tcPr>
            <w:tcW w:w="663" w:type="pct"/>
            <w:gridSpan w:val="4"/>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准驾车型</w:t>
            </w:r>
          </w:p>
        </w:tc>
        <w:tc>
          <w:tcPr>
            <w:tcW w:w="2087"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r>
              <w:rPr>
                <w:rFonts w:ascii="仿宋_GB2312" w:hAnsi="仿宋_GB2312" w:cs="仿宋_GB2312" w:hint="eastAsia"/>
                <w:sz w:val="24"/>
              </w:rPr>
              <w:t>住所及联系电话</w:t>
            </w:r>
          </w:p>
        </w:tc>
      </w:tr>
      <w:tr w:rsidR="00000000">
        <w:trPr>
          <w:cantSplit/>
          <w:trHeight w:val="378"/>
          <w:jc w:val="center"/>
        </w:trPr>
        <w:tc>
          <w:tcPr>
            <w:tcW w:w="865"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c>
          <w:tcPr>
            <w:tcW w:w="1385" w:type="pct"/>
            <w:gridSpan w:val="4"/>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c>
          <w:tcPr>
            <w:tcW w:w="663" w:type="pct"/>
            <w:gridSpan w:val="4"/>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c>
          <w:tcPr>
            <w:tcW w:w="2087"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r>
      <w:tr w:rsidR="00000000">
        <w:trPr>
          <w:cantSplit/>
          <w:trHeight w:val="369"/>
          <w:jc w:val="center"/>
        </w:trPr>
        <w:tc>
          <w:tcPr>
            <w:tcW w:w="865"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c>
          <w:tcPr>
            <w:tcW w:w="1385" w:type="pct"/>
            <w:gridSpan w:val="4"/>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c>
          <w:tcPr>
            <w:tcW w:w="663" w:type="pct"/>
            <w:gridSpan w:val="4"/>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c>
          <w:tcPr>
            <w:tcW w:w="2087" w:type="pct"/>
            <w:gridSpan w:val="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hint="eastAsia"/>
                <w:sz w:val="24"/>
              </w:rPr>
            </w:pPr>
          </w:p>
        </w:tc>
      </w:tr>
      <w:tr w:rsidR="00000000">
        <w:trPr>
          <w:cantSplit/>
          <w:trHeight w:hRule="exact" w:val="449"/>
          <w:jc w:val="center"/>
        </w:trPr>
        <w:tc>
          <w:tcPr>
            <w:tcW w:w="5000" w:type="pct"/>
            <w:gridSpan w:val="14"/>
            <w:tcBorders>
              <w:tl2br w:val="nil"/>
              <w:tr2bl w:val="nil"/>
            </w:tcBorders>
            <w:vAlign w:val="center"/>
          </w:tcPr>
          <w:p w:rsidR="0031564C" w:rsidRDefault="0031564C">
            <w:pPr>
              <w:adjustRightInd w:val="0"/>
              <w:snapToGrid w:val="0"/>
              <w:spacing w:line="320" w:lineRule="exact"/>
              <w:jc w:val="center"/>
              <w:rPr>
                <w:rFonts w:ascii="黑体" w:eastAsia="黑体" w:hAnsi="黑体"/>
                <w:sz w:val="24"/>
              </w:rPr>
            </w:pPr>
            <w:r>
              <w:rPr>
                <w:rFonts w:ascii="黑体" w:eastAsia="黑体" w:hAnsi="黑体" w:hint="eastAsia"/>
                <w:sz w:val="24"/>
              </w:rPr>
              <w:t>租车证照手续</w:t>
            </w:r>
          </w:p>
        </w:tc>
      </w:tr>
      <w:tr w:rsidR="00000000">
        <w:trPr>
          <w:cantSplit/>
          <w:trHeight w:hRule="exact" w:val="761"/>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仿宋_GB2312" w:cs="仿宋_GB2312" w:hint="eastAsia"/>
                <w:sz w:val="24"/>
              </w:rPr>
            </w:pPr>
            <w:r>
              <w:rPr>
                <w:rFonts w:ascii="仿宋_GB2312" w:hAnsi="仿宋_GB2312" w:cs="仿宋_GB2312" w:hint="eastAsia"/>
                <w:sz w:val="24"/>
              </w:rPr>
              <w:t>承租人为自然人：□居民身份证</w:t>
            </w:r>
            <w:r>
              <w:rPr>
                <w:rFonts w:ascii="仿宋_GB2312" w:hAnsi="仿宋_GB2312" w:cs="仿宋_GB2312" w:hint="eastAsia"/>
                <w:sz w:val="24"/>
              </w:rPr>
              <w:t xml:space="preserve">   </w:t>
            </w:r>
            <w:r>
              <w:rPr>
                <w:rFonts w:ascii="仿宋_GB2312" w:hAnsi="仿宋_GB2312" w:cs="仿宋_GB2312" w:hint="eastAsia"/>
                <w:sz w:val="24"/>
              </w:rPr>
              <w:sym w:font="Wingdings 2" w:char="00A3"/>
            </w:r>
            <w:r>
              <w:rPr>
                <w:rFonts w:ascii="仿宋_GB2312" w:hAnsi="仿宋_GB2312" w:cs="仿宋_GB2312" w:hint="eastAsia"/>
                <w:sz w:val="24"/>
              </w:rPr>
              <w:t>户口本</w:t>
            </w:r>
            <w:r>
              <w:rPr>
                <w:rFonts w:ascii="仿宋_GB2312" w:hAnsi="仿宋_GB2312" w:cs="仿宋_GB2312" w:hint="eastAsia"/>
                <w:sz w:val="24"/>
              </w:rPr>
              <w:t xml:space="preserve">    </w:t>
            </w:r>
            <w:r>
              <w:rPr>
                <w:rFonts w:ascii="仿宋_GB2312" w:hAnsi="仿宋_GB2312" w:cs="仿宋_GB2312" w:hint="eastAsia"/>
                <w:sz w:val="24"/>
              </w:rPr>
              <w:t>□护照</w:t>
            </w:r>
            <w:r>
              <w:rPr>
                <w:rFonts w:ascii="仿宋_GB2312" w:hAnsi="仿宋_GB2312" w:cs="仿宋_GB2312" w:hint="eastAsia"/>
                <w:sz w:val="24"/>
              </w:rPr>
              <w:t xml:space="preserve">    </w:t>
            </w:r>
            <w:r>
              <w:rPr>
                <w:rFonts w:ascii="仿宋_GB2312" w:hAnsi="仿宋_GB2312" w:cs="仿宋_GB2312" w:hint="eastAsia"/>
                <w:sz w:val="24"/>
              </w:rPr>
              <w:t>□军人、武装警察身份证明</w:t>
            </w:r>
            <w:r>
              <w:rPr>
                <w:rFonts w:ascii="仿宋_GB2312" w:hAnsi="仿宋_GB2312" w:cs="仿宋_GB2312" w:hint="eastAsia"/>
                <w:sz w:val="24"/>
              </w:rPr>
              <w:t xml:space="preserve"> </w:t>
            </w:r>
          </w:p>
          <w:p w:rsidR="0031564C" w:rsidRDefault="0031564C">
            <w:pPr>
              <w:adjustRightInd w:val="0"/>
              <w:snapToGrid w:val="0"/>
              <w:spacing w:line="320" w:lineRule="exact"/>
              <w:jc w:val="left"/>
              <w:rPr>
                <w:rFonts w:ascii="仿宋_GB2312" w:hAnsi="仿宋_GB2312" w:cs="仿宋_GB2312" w:hint="eastAsia"/>
                <w:sz w:val="24"/>
                <w:u w:val="single"/>
              </w:rPr>
            </w:pPr>
            <w:r>
              <w:rPr>
                <w:rFonts w:ascii="仿宋_GB2312" w:hAnsi="仿宋_GB2312" w:cs="仿宋_GB2312" w:hint="eastAsia"/>
                <w:sz w:val="24"/>
              </w:rPr>
              <w:t xml:space="preserve"> </w:t>
            </w:r>
            <w:r>
              <w:rPr>
                <w:rFonts w:ascii="仿宋_GB2312" w:hAnsi="仿宋_GB2312" w:cs="仿宋_GB2312" w:hint="eastAsia"/>
                <w:sz w:val="24"/>
              </w:rPr>
              <w:t>□港澳居民往来内地通行证</w:t>
            </w:r>
            <w:r>
              <w:rPr>
                <w:rFonts w:ascii="仿宋_GB2312" w:hAnsi="仿宋_GB2312" w:cs="仿宋_GB2312" w:hint="eastAsia"/>
                <w:sz w:val="24"/>
              </w:rPr>
              <w:t xml:space="preserve">  </w:t>
            </w:r>
            <w:r>
              <w:rPr>
                <w:rFonts w:ascii="仿宋_GB2312" w:hAnsi="仿宋_GB2312" w:cs="仿宋_GB2312" w:hint="eastAsia"/>
                <w:sz w:val="24"/>
              </w:rPr>
              <w:t>□机动车驾驶证</w:t>
            </w:r>
            <w:r>
              <w:rPr>
                <w:rFonts w:ascii="仿宋_GB2312" w:hAnsi="仿宋_GB2312" w:cs="仿宋_GB2312" w:hint="eastAsia"/>
                <w:sz w:val="24"/>
              </w:rPr>
              <w:t xml:space="preserve">   </w:t>
            </w:r>
            <w:r>
              <w:rPr>
                <w:rFonts w:ascii="仿宋_GB2312" w:hAnsi="仿宋_GB2312" w:cs="仿宋_GB2312" w:hint="eastAsia"/>
                <w:sz w:val="24"/>
              </w:rPr>
              <w:t>□</w:t>
            </w:r>
            <w:r>
              <w:rPr>
                <w:rFonts w:ascii="仿宋_GB2312" w:hAnsi="仿宋_GB2312" w:cs="仿宋_GB2312" w:hint="eastAsia"/>
                <w:sz w:val="24"/>
              </w:rPr>
              <w:t xml:space="preserve"> </w:t>
            </w:r>
            <w:r>
              <w:rPr>
                <w:rFonts w:ascii="仿宋_GB2312" w:hAnsi="仿宋_GB2312" w:cs="仿宋_GB2312" w:hint="eastAsia"/>
                <w:sz w:val="24"/>
              </w:rPr>
              <w:t>其他：</w:t>
            </w:r>
          </w:p>
        </w:tc>
      </w:tr>
      <w:tr w:rsidR="00000000">
        <w:trPr>
          <w:cantSplit/>
          <w:trHeight w:hRule="exact" w:val="712"/>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仿宋_GB2312" w:cs="仿宋_GB2312" w:hint="eastAsia"/>
                <w:sz w:val="24"/>
              </w:rPr>
            </w:pPr>
            <w:r>
              <w:rPr>
                <w:rFonts w:ascii="仿宋_GB2312" w:hAnsi="仿宋_GB2312" w:cs="仿宋_GB2312" w:hint="eastAsia"/>
                <w:sz w:val="24"/>
              </w:rPr>
              <w:t>承租人为法人或其他组织：</w:t>
            </w:r>
            <w:r>
              <w:rPr>
                <w:rFonts w:ascii="仿宋_GB2312" w:hAnsi="仿宋_GB2312" w:cs="仿宋_GB2312" w:hint="eastAsia"/>
                <w:sz w:val="24"/>
              </w:rPr>
              <w:t xml:space="preserve"> </w:t>
            </w:r>
            <w:r>
              <w:rPr>
                <w:rFonts w:ascii="仿宋_GB2312" w:hAnsi="仿宋_GB2312" w:cs="仿宋_GB2312" w:hint="eastAsia"/>
                <w:sz w:val="24"/>
              </w:rPr>
              <w:t>□营业执照</w:t>
            </w:r>
            <w:r>
              <w:rPr>
                <w:rFonts w:ascii="仿宋_GB2312" w:hAnsi="仿宋_GB2312" w:cs="仿宋_GB2312" w:hint="eastAsia"/>
                <w:sz w:val="24"/>
              </w:rPr>
              <w:t xml:space="preserve">    </w:t>
            </w:r>
            <w:r>
              <w:rPr>
                <w:rFonts w:ascii="仿宋_GB2312" w:hAnsi="仿宋_GB2312" w:cs="仿宋_GB2312" w:hint="eastAsia"/>
                <w:sz w:val="24"/>
              </w:rPr>
              <w:t>□组织机构代码</w:t>
            </w:r>
            <w:r>
              <w:rPr>
                <w:rFonts w:ascii="仿宋_GB2312" w:hAnsi="仿宋_GB2312" w:cs="仿宋_GB2312" w:hint="eastAsia"/>
                <w:sz w:val="24"/>
              </w:rPr>
              <w:t xml:space="preserve">    </w:t>
            </w:r>
            <w:r>
              <w:rPr>
                <w:rFonts w:ascii="仿宋_GB2312" w:hAnsi="仿宋_GB2312" w:cs="仿宋_GB2312" w:hint="eastAsia"/>
                <w:sz w:val="24"/>
              </w:rPr>
              <w:t>□授权代表居民身份证</w:t>
            </w:r>
            <w:r>
              <w:rPr>
                <w:rFonts w:ascii="仿宋_GB2312" w:hAnsi="仿宋_GB2312" w:cs="仿宋_GB2312" w:hint="eastAsia"/>
                <w:sz w:val="24"/>
              </w:rPr>
              <w:t xml:space="preserve"> </w:t>
            </w:r>
          </w:p>
          <w:p w:rsidR="0031564C" w:rsidRDefault="0031564C">
            <w:pPr>
              <w:adjustRightInd w:val="0"/>
              <w:snapToGrid w:val="0"/>
              <w:spacing w:line="320" w:lineRule="exact"/>
              <w:jc w:val="left"/>
              <w:rPr>
                <w:rFonts w:ascii="仿宋_GB2312" w:hAnsi="仿宋_GB2312" w:cs="仿宋_GB2312" w:hint="eastAsia"/>
                <w:sz w:val="24"/>
                <w:u w:val="single"/>
              </w:rPr>
            </w:pPr>
            <w:r>
              <w:rPr>
                <w:rFonts w:ascii="仿宋_GB2312" w:hAnsi="仿宋_GB2312" w:cs="仿宋_GB2312" w:hint="eastAsia"/>
                <w:sz w:val="24"/>
              </w:rPr>
              <w:t xml:space="preserve"> </w:t>
            </w:r>
            <w:r>
              <w:rPr>
                <w:rFonts w:ascii="仿宋_GB2312" w:hAnsi="仿宋_GB2312" w:cs="仿宋_GB2312" w:hint="eastAsia"/>
                <w:sz w:val="24"/>
              </w:rPr>
              <w:t>□授权委托书</w:t>
            </w:r>
            <w:r>
              <w:rPr>
                <w:rFonts w:ascii="仿宋_GB2312" w:hAnsi="仿宋_GB2312" w:cs="仿宋_GB2312" w:hint="eastAsia"/>
                <w:sz w:val="24"/>
              </w:rPr>
              <w:t xml:space="preserve">      </w:t>
            </w:r>
            <w:r>
              <w:rPr>
                <w:rFonts w:ascii="仿宋_GB2312" w:hAnsi="仿宋_GB2312" w:cs="仿宋_GB2312" w:hint="eastAsia"/>
                <w:sz w:val="24"/>
              </w:rPr>
              <w:t>□其他：</w:t>
            </w:r>
          </w:p>
        </w:tc>
      </w:tr>
      <w:tr w:rsidR="00000000">
        <w:trPr>
          <w:cantSplit/>
          <w:trHeight w:hRule="exact" w:val="709"/>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仿宋_GB2312" w:cs="仿宋_GB2312" w:hint="eastAsia"/>
                <w:sz w:val="24"/>
              </w:rPr>
            </w:pPr>
            <w:r>
              <w:rPr>
                <w:rFonts w:ascii="仿宋_GB2312" w:hAnsi="仿宋_GB2312" w:cs="仿宋_GB2312" w:hint="eastAsia"/>
                <w:sz w:val="24"/>
              </w:rPr>
              <w:t>指定驾驶员：□居民身份证</w:t>
            </w:r>
            <w:r>
              <w:rPr>
                <w:rFonts w:ascii="仿宋_GB2312" w:hAnsi="仿宋_GB2312" w:cs="仿宋_GB2312" w:hint="eastAsia"/>
                <w:sz w:val="24"/>
              </w:rPr>
              <w:t xml:space="preserve">    </w:t>
            </w:r>
            <w:del w:id="22" w:author="合同监管工作岗" w:date="2024-08-05T14:57:00Z">
              <w:r>
                <w:rPr>
                  <w:rFonts w:ascii="仿宋_GB2312" w:hAnsi="仿宋_GB2312" w:cs="仿宋_GB2312" w:hint="eastAsia"/>
                  <w:sz w:val="24"/>
                </w:rPr>
                <w:delText>□</w:delText>
              </w:r>
            </w:del>
            <w:ins w:id="23" w:author="合同监管工作岗" w:date="2024-08-05T14:57:00Z">
              <w:r>
                <w:rPr>
                  <w:rFonts w:ascii="仿宋_GB2312" w:hAnsi="仿宋_GB2312" w:cs="仿宋_GB2312" w:hint="eastAsia"/>
                  <w:sz w:val="24"/>
                </w:rPr>
                <w:t>□</w:t>
              </w:r>
            </w:ins>
            <w:r>
              <w:rPr>
                <w:rFonts w:ascii="仿宋_GB2312" w:hAnsi="仿宋_GB2312" w:cs="仿宋_GB2312" w:hint="eastAsia"/>
                <w:sz w:val="24"/>
              </w:rPr>
              <w:t>户口本</w:t>
            </w:r>
            <w:r>
              <w:rPr>
                <w:rFonts w:ascii="仿宋_GB2312" w:hAnsi="仿宋_GB2312" w:cs="仿宋_GB2312" w:hint="eastAsia"/>
                <w:sz w:val="24"/>
              </w:rPr>
              <w:t xml:space="preserve">   </w:t>
            </w:r>
            <w:r>
              <w:rPr>
                <w:rFonts w:ascii="仿宋_GB2312" w:hAnsi="仿宋_GB2312" w:cs="仿宋_GB2312" w:hint="eastAsia"/>
                <w:sz w:val="24"/>
              </w:rPr>
              <w:t>□护照</w:t>
            </w:r>
            <w:r>
              <w:rPr>
                <w:rFonts w:ascii="仿宋_GB2312" w:hAnsi="仿宋_GB2312" w:cs="仿宋_GB2312" w:hint="eastAsia"/>
                <w:sz w:val="24"/>
              </w:rPr>
              <w:t xml:space="preserve">    </w:t>
            </w:r>
            <w:r>
              <w:rPr>
                <w:rFonts w:ascii="仿宋_GB2312" w:hAnsi="仿宋_GB2312" w:cs="仿宋_GB2312" w:hint="eastAsia"/>
                <w:sz w:val="24"/>
              </w:rPr>
              <w:t>□军人、武装警察身份证明</w:t>
            </w:r>
            <w:r>
              <w:rPr>
                <w:rFonts w:ascii="仿宋_GB2312" w:hAnsi="仿宋_GB2312" w:cs="仿宋_GB2312" w:hint="eastAsia"/>
                <w:sz w:val="24"/>
              </w:rPr>
              <w:t xml:space="preserve"> </w:t>
            </w:r>
          </w:p>
          <w:p w:rsidR="0031564C" w:rsidRDefault="0031564C">
            <w:pPr>
              <w:adjustRightInd w:val="0"/>
              <w:snapToGrid w:val="0"/>
              <w:spacing w:line="320" w:lineRule="exact"/>
              <w:jc w:val="left"/>
              <w:rPr>
                <w:rFonts w:ascii="仿宋_GB2312" w:hAnsi="仿宋_GB2312" w:cs="仿宋_GB2312" w:hint="eastAsia"/>
                <w:sz w:val="24"/>
              </w:rPr>
            </w:pPr>
            <w:r>
              <w:rPr>
                <w:rFonts w:ascii="仿宋_GB2312" w:hAnsi="仿宋_GB2312" w:cs="仿宋_GB2312" w:hint="eastAsia"/>
                <w:sz w:val="24"/>
              </w:rPr>
              <w:t xml:space="preserve"> </w:t>
            </w:r>
            <w:r>
              <w:rPr>
                <w:rFonts w:ascii="仿宋_GB2312" w:hAnsi="仿宋_GB2312" w:cs="仿宋_GB2312" w:hint="eastAsia"/>
                <w:sz w:val="24"/>
              </w:rPr>
              <w:t>□</w:t>
            </w:r>
            <w:r>
              <w:rPr>
                <w:rFonts w:ascii="仿宋_GB2312" w:hAnsi="仿宋_GB2312" w:cs="仿宋_GB2312" w:hint="eastAsia"/>
                <w:sz w:val="24"/>
              </w:rPr>
              <w:t xml:space="preserve"> </w:t>
            </w:r>
            <w:r>
              <w:rPr>
                <w:rFonts w:ascii="仿宋_GB2312" w:hAnsi="仿宋_GB2312" w:cs="仿宋_GB2312" w:hint="eastAsia"/>
                <w:sz w:val="24"/>
              </w:rPr>
              <w:t>港澳居民往来内地通行证</w:t>
            </w:r>
            <w:r>
              <w:rPr>
                <w:rFonts w:ascii="仿宋_GB2312" w:hAnsi="仿宋_GB2312" w:cs="仿宋_GB2312" w:hint="eastAsia"/>
                <w:sz w:val="24"/>
              </w:rPr>
              <w:t xml:space="preserve">   </w:t>
            </w:r>
            <w:r>
              <w:rPr>
                <w:rFonts w:ascii="仿宋_GB2312" w:hAnsi="仿宋_GB2312" w:cs="仿宋_GB2312" w:hint="eastAsia"/>
                <w:sz w:val="24"/>
              </w:rPr>
              <w:t>□</w:t>
            </w:r>
            <w:r>
              <w:rPr>
                <w:rFonts w:ascii="仿宋_GB2312" w:hAnsi="仿宋_GB2312" w:cs="仿宋_GB2312" w:hint="eastAsia"/>
                <w:sz w:val="24"/>
              </w:rPr>
              <w:t xml:space="preserve"> </w:t>
            </w:r>
            <w:r>
              <w:rPr>
                <w:rFonts w:ascii="仿宋_GB2312" w:hAnsi="仿宋_GB2312" w:cs="仿宋_GB2312" w:hint="eastAsia"/>
                <w:sz w:val="24"/>
              </w:rPr>
              <w:t>机动车驾驶证</w:t>
            </w:r>
            <w:r>
              <w:rPr>
                <w:rFonts w:ascii="仿宋_GB2312" w:hAnsi="仿宋_GB2312" w:cs="仿宋_GB2312" w:hint="eastAsia"/>
                <w:sz w:val="24"/>
              </w:rPr>
              <w:t xml:space="preserve">    </w:t>
            </w:r>
            <w:r>
              <w:rPr>
                <w:rFonts w:ascii="仿宋_GB2312" w:hAnsi="仿宋_GB2312" w:cs="仿宋_GB2312" w:hint="eastAsia"/>
                <w:sz w:val="24"/>
              </w:rPr>
              <w:t>□</w:t>
            </w:r>
            <w:r>
              <w:rPr>
                <w:rFonts w:ascii="仿宋_GB2312" w:hAnsi="仿宋_GB2312" w:cs="仿宋_GB2312" w:hint="eastAsia"/>
                <w:sz w:val="24"/>
              </w:rPr>
              <w:t xml:space="preserve"> </w:t>
            </w:r>
            <w:r>
              <w:rPr>
                <w:rFonts w:ascii="仿宋_GB2312" w:hAnsi="仿宋_GB2312" w:cs="仿宋_GB2312" w:hint="eastAsia"/>
                <w:sz w:val="24"/>
              </w:rPr>
              <w:t>其他：</w:t>
            </w:r>
          </w:p>
        </w:tc>
      </w:tr>
      <w:tr w:rsidR="00000000">
        <w:trPr>
          <w:cantSplit/>
          <w:trHeight w:hRule="exact" w:val="434"/>
          <w:jc w:val="center"/>
        </w:trPr>
        <w:tc>
          <w:tcPr>
            <w:tcW w:w="5000" w:type="pct"/>
            <w:gridSpan w:val="14"/>
            <w:tcBorders>
              <w:tl2br w:val="nil"/>
              <w:tr2bl w:val="nil"/>
            </w:tcBorders>
            <w:vAlign w:val="center"/>
          </w:tcPr>
          <w:p w:rsidR="0031564C" w:rsidRDefault="0031564C">
            <w:pPr>
              <w:adjustRightInd w:val="0"/>
              <w:snapToGrid w:val="0"/>
              <w:spacing w:line="320" w:lineRule="exact"/>
              <w:jc w:val="center"/>
              <w:rPr>
                <w:rFonts w:ascii="黑体" w:eastAsia="黑体" w:hAnsi="黑体"/>
                <w:sz w:val="24"/>
              </w:rPr>
            </w:pPr>
            <w:r>
              <w:rPr>
                <w:rFonts w:ascii="黑体" w:eastAsia="黑体" w:hAnsi="黑体" w:hint="eastAsia"/>
                <w:sz w:val="24"/>
              </w:rPr>
              <w:t>车辆基本情况及交接</w:t>
            </w:r>
          </w:p>
        </w:tc>
      </w:tr>
      <w:tr w:rsidR="00000000">
        <w:trPr>
          <w:cantSplit/>
          <w:trHeight w:hRule="exact" w:val="510"/>
          <w:jc w:val="center"/>
        </w:trPr>
        <w:tc>
          <w:tcPr>
            <w:tcW w:w="742"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车牌号</w:t>
            </w:r>
          </w:p>
        </w:tc>
        <w:tc>
          <w:tcPr>
            <w:tcW w:w="727"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p>
        </w:tc>
        <w:tc>
          <w:tcPr>
            <w:tcW w:w="650"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车架号</w:t>
            </w:r>
          </w:p>
        </w:tc>
        <w:tc>
          <w:tcPr>
            <w:tcW w:w="612" w:type="pct"/>
            <w:gridSpan w:val="4"/>
            <w:tcBorders>
              <w:tl2br w:val="nil"/>
              <w:tr2bl w:val="nil"/>
            </w:tcBorders>
            <w:vAlign w:val="center"/>
          </w:tcPr>
          <w:p w:rsidR="0031564C" w:rsidRDefault="0031564C">
            <w:pPr>
              <w:adjustRightInd w:val="0"/>
              <w:snapToGrid w:val="0"/>
              <w:spacing w:line="320" w:lineRule="exact"/>
              <w:jc w:val="center"/>
              <w:rPr>
                <w:rFonts w:ascii="仿宋_GB2312" w:hAnsi="黑体"/>
                <w:sz w:val="24"/>
              </w:rPr>
            </w:pPr>
          </w:p>
        </w:tc>
        <w:tc>
          <w:tcPr>
            <w:tcW w:w="1271" w:type="pct"/>
            <w:gridSpan w:val="3"/>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车辆品牌及型号</w:t>
            </w:r>
          </w:p>
        </w:tc>
        <w:tc>
          <w:tcPr>
            <w:tcW w:w="998" w:type="pct"/>
            <w:tcBorders>
              <w:tl2br w:val="nil"/>
              <w:tr2bl w:val="nil"/>
            </w:tcBorders>
            <w:vAlign w:val="center"/>
          </w:tcPr>
          <w:p w:rsidR="0031564C" w:rsidRDefault="0031564C">
            <w:pPr>
              <w:adjustRightInd w:val="0"/>
              <w:snapToGrid w:val="0"/>
              <w:spacing w:line="320" w:lineRule="exact"/>
              <w:jc w:val="center"/>
              <w:rPr>
                <w:rFonts w:ascii="仿宋_GB2312" w:hAnsi="黑体"/>
                <w:sz w:val="24"/>
              </w:rPr>
            </w:pPr>
          </w:p>
        </w:tc>
      </w:tr>
      <w:tr w:rsidR="00000000">
        <w:trPr>
          <w:cantSplit/>
          <w:trHeight w:hRule="exact" w:val="510"/>
          <w:jc w:val="center"/>
        </w:trPr>
        <w:tc>
          <w:tcPr>
            <w:tcW w:w="742"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核载人数</w:t>
            </w:r>
          </w:p>
        </w:tc>
        <w:tc>
          <w:tcPr>
            <w:tcW w:w="727"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p>
        </w:tc>
        <w:tc>
          <w:tcPr>
            <w:tcW w:w="650"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车身颜色</w:t>
            </w:r>
          </w:p>
        </w:tc>
        <w:tc>
          <w:tcPr>
            <w:tcW w:w="612" w:type="pct"/>
            <w:gridSpan w:val="4"/>
            <w:tcBorders>
              <w:tl2br w:val="nil"/>
              <w:tr2bl w:val="nil"/>
            </w:tcBorders>
            <w:vAlign w:val="center"/>
          </w:tcPr>
          <w:p w:rsidR="0031564C" w:rsidRDefault="0031564C">
            <w:pPr>
              <w:adjustRightInd w:val="0"/>
              <w:snapToGrid w:val="0"/>
              <w:spacing w:line="320" w:lineRule="exact"/>
              <w:jc w:val="center"/>
              <w:rPr>
                <w:rFonts w:ascii="仿宋_GB2312" w:hAnsi="黑体"/>
                <w:sz w:val="24"/>
              </w:rPr>
            </w:pPr>
          </w:p>
        </w:tc>
        <w:tc>
          <w:tcPr>
            <w:tcW w:w="1271" w:type="pct"/>
            <w:gridSpan w:val="3"/>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发动机号</w:t>
            </w:r>
            <w:r>
              <w:rPr>
                <w:rFonts w:ascii="仿宋_GB2312" w:hAnsi="黑体" w:hint="eastAsia"/>
                <w:sz w:val="24"/>
              </w:rPr>
              <w:t>(</w:t>
            </w:r>
            <w:r>
              <w:rPr>
                <w:rFonts w:ascii="仿宋_GB2312" w:hAnsi="黑体" w:hint="eastAsia"/>
                <w:sz w:val="24"/>
              </w:rPr>
              <w:t>电池编号</w:t>
            </w:r>
            <w:r>
              <w:rPr>
                <w:rFonts w:ascii="仿宋_GB2312" w:hAnsi="黑体" w:hint="eastAsia"/>
                <w:sz w:val="24"/>
              </w:rPr>
              <w:t>)</w:t>
            </w:r>
          </w:p>
        </w:tc>
        <w:tc>
          <w:tcPr>
            <w:tcW w:w="998" w:type="pct"/>
            <w:tcBorders>
              <w:tl2br w:val="nil"/>
              <w:tr2bl w:val="nil"/>
            </w:tcBorders>
            <w:vAlign w:val="center"/>
          </w:tcPr>
          <w:p w:rsidR="0031564C" w:rsidRDefault="0031564C">
            <w:pPr>
              <w:adjustRightInd w:val="0"/>
              <w:snapToGrid w:val="0"/>
              <w:spacing w:line="320" w:lineRule="exact"/>
              <w:jc w:val="center"/>
              <w:rPr>
                <w:rFonts w:ascii="仿宋_GB2312" w:hAnsi="黑体"/>
                <w:sz w:val="24"/>
              </w:rPr>
            </w:pPr>
          </w:p>
        </w:tc>
      </w:tr>
      <w:tr w:rsidR="00000000">
        <w:trPr>
          <w:cantSplit/>
          <w:trHeight w:hRule="exact" w:val="510"/>
          <w:jc w:val="center"/>
        </w:trPr>
        <w:tc>
          <w:tcPr>
            <w:tcW w:w="742"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动力类型</w:t>
            </w:r>
          </w:p>
        </w:tc>
        <w:tc>
          <w:tcPr>
            <w:tcW w:w="727"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p>
        </w:tc>
        <w:tc>
          <w:tcPr>
            <w:tcW w:w="650"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燃料标号</w:t>
            </w:r>
          </w:p>
        </w:tc>
        <w:tc>
          <w:tcPr>
            <w:tcW w:w="612" w:type="pct"/>
            <w:gridSpan w:val="4"/>
            <w:tcBorders>
              <w:tl2br w:val="nil"/>
              <w:tr2bl w:val="nil"/>
            </w:tcBorders>
            <w:vAlign w:val="center"/>
          </w:tcPr>
          <w:p w:rsidR="0031564C" w:rsidRDefault="0031564C">
            <w:pPr>
              <w:adjustRightInd w:val="0"/>
              <w:snapToGrid w:val="0"/>
              <w:spacing w:line="320" w:lineRule="exact"/>
              <w:jc w:val="center"/>
              <w:rPr>
                <w:rFonts w:ascii="仿宋_GB2312" w:hAnsi="黑体"/>
                <w:sz w:val="24"/>
              </w:rPr>
            </w:pPr>
          </w:p>
        </w:tc>
        <w:tc>
          <w:tcPr>
            <w:tcW w:w="1271" w:type="pct"/>
            <w:gridSpan w:val="3"/>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油箱读数</w:t>
            </w:r>
          </w:p>
        </w:tc>
        <w:tc>
          <w:tcPr>
            <w:tcW w:w="998" w:type="pct"/>
            <w:tcBorders>
              <w:tl2br w:val="nil"/>
              <w:tr2bl w:val="nil"/>
            </w:tcBorders>
            <w:vAlign w:val="center"/>
          </w:tcPr>
          <w:p w:rsidR="0031564C" w:rsidRDefault="0031564C">
            <w:pPr>
              <w:adjustRightInd w:val="0"/>
              <w:snapToGrid w:val="0"/>
              <w:spacing w:line="320" w:lineRule="exact"/>
              <w:rPr>
                <w:rFonts w:ascii="仿宋_GB2312" w:hAnsi="黑体"/>
                <w:sz w:val="24"/>
              </w:rPr>
            </w:pPr>
          </w:p>
        </w:tc>
      </w:tr>
      <w:tr w:rsidR="00000000">
        <w:trPr>
          <w:cantSplit/>
          <w:trHeight w:hRule="exact" w:val="510"/>
          <w:jc w:val="center"/>
        </w:trPr>
        <w:tc>
          <w:tcPr>
            <w:tcW w:w="742"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里程表读数</w:t>
            </w:r>
          </w:p>
        </w:tc>
        <w:tc>
          <w:tcPr>
            <w:tcW w:w="727"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p>
        </w:tc>
        <w:tc>
          <w:tcPr>
            <w:tcW w:w="650" w:type="pct"/>
            <w:gridSpan w:val="2"/>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电池更换</w:t>
            </w:r>
          </w:p>
        </w:tc>
        <w:tc>
          <w:tcPr>
            <w:tcW w:w="612" w:type="pct"/>
            <w:gridSpan w:val="4"/>
            <w:tcBorders>
              <w:tl2br w:val="nil"/>
              <w:tr2bl w:val="nil"/>
            </w:tcBorders>
            <w:vAlign w:val="center"/>
          </w:tcPr>
          <w:p w:rsidR="0031564C" w:rsidRDefault="0031564C">
            <w:pPr>
              <w:adjustRightInd w:val="0"/>
              <w:snapToGrid w:val="0"/>
              <w:spacing w:line="320" w:lineRule="exact"/>
              <w:rPr>
                <w:rFonts w:ascii="仿宋_GB2312" w:hAnsi="黑体"/>
                <w:sz w:val="24"/>
              </w:rPr>
            </w:pPr>
            <w:r>
              <w:rPr>
                <w:rFonts w:ascii="仿宋_GB2312" w:hAnsi="黑体" w:hint="eastAsia"/>
                <w:sz w:val="24"/>
              </w:rPr>
              <w:t>□有□无</w:t>
            </w:r>
          </w:p>
        </w:tc>
        <w:tc>
          <w:tcPr>
            <w:tcW w:w="1271" w:type="pct"/>
            <w:gridSpan w:val="3"/>
            <w:tcBorders>
              <w:tl2br w:val="nil"/>
              <w:tr2bl w:val="nil"/>
            </w:tcBorders>
            <w:vAlign w:val="center"/>
          </w:tcPr>
          <w:p w:rsidR="0031564C" w:rsidRDefault="0031564C">
            <w:pPr>
              <w:adjustRightInd w:val="0"/>
              <w:snapToGrid w:val="0"/>
              <w:spacing w:line="320" w:lineRule="exact"/>
              <w:jc w:val="center"/>
              <w:rPr>
                <w:rFonts w:ascii="仿宋_GB2312" w:hAnsi="黑体"/>
                <w:sz w:val="24"/>
              </w:rPr>
            </w:pPr>
            <w:r>
              <w:rPr>
                <w:rFonts w:ascii="仿宋_GB2312" w:hAnsi="黑体" w:hint="eastAsia"/>
                <w:sz w:val="24"/>
              </w:rPr>
              <w:t>电池已使用时间</w:t>
            </w:r>
          </w:p>
        </w:tc>
        <w:tc>
          <w:tcPr>
            <w:tcW w:w="998" w:type="pct"/>
            <w:tcBorders>
              <w:tl2br w:val="nil"/>
              <w:tr2bl w:val="nil"/>
            </w:tcBorders>
            <w:vAlign w:val="center"/>
          </w:tcPr>
          <w:p w:rsidR="0031564C" w:rsidRDefault="0031564C">
            <w:pPr>
              <w:adjustRightInd w:val="0"/>
              <w:snapToGrid w:val="0"/>
              <w:spacing w:line="320" w:lineRule="exact"/>
              <w:ind w:firstLineChars="100" w:firstLine="240"/>
              <w:rPr>
                <w:rFonts w:ascii="仿宋_GB2312" w:hAnsi="黑体"/>
                <w:sz w:val="24"/>
              </w:rPr>
            </w:pPr>
            <w:r>
              <w:rPr>
                <w:rFonts w:ascii="仿宋_GB2312" w:hAnsi="黑体" w:hint="eastAsia"/>
                <w:sz w:val="24"/>
                <w:u w:val="single"/>
              </w:rPr>
              <w:t xml:space="preserve">    </w:t>
            </w:r>
            <w:r>
              <w:rPr>
                <w:rFonts w:ascii="仿宋_GB2312" w:hAnsi="黑体" w:hint="eastAsia"/>
                <w:sz w:val="24"/>
              </w:rPr>
              <w:t>年</w:t>
            </w:r>
            <w:r>
              <w:rPr>
                <w:rFonts w:ascii="仿宋_GB2312" w:hAnsi="黑体" w:hint="eastAsia"/>
                <w:sz w:val="24"/>
                <w:u w:val="single"/>
              </w:rPr>
              <w:t xml:space="preserve">   </w:t>
            </w:r>
            <w:r>
              <w:rPr>
                <w:rFonts w:ascii="仿宋_GB2312" w:hAnsi="黑体" w:hint="eastAsia"/>
                <w:sz w:val="24"/>
              </w:rPr>
              <w:t>月</w:t>
            </w:r>
          </w:p>
        </w:tc>
      </w:tr>
      <w:tr w:rsidR="00000000">
        <w:trPr>
          <w:cantSplit/>
          <w:trHeight w:hRule="exact" w:val="573"/>
          <w:jc w:val="center"/>
        </w:trPr>
        <w:tc>
          <w:tcPr>
            <w:tcW w:w="2446" w:type="pct"/>
            <w:gridSpan w:val="8"/>
            <w:tcBorders>
              <w:tl2br w:val="nil"/>
              <w:tr2bl w:val="nil"/>
            </w:tcBorders>
            <w:vAlign w:val="center"/>
          </w:tcPr>
          <w:p w:rsidR="0031564C" w:rsidRDefault="0031564C">
            <w:pPr>
              <w:adjustRightInd w:val="0"/>
              <w:snapToGrid w:val="0"/>
              <w:spacing w:line="320" w:lineRule="exact"/>
              <w:jc w:val="left"/>
              <w:rPr>
                <w:rFonts w:ascii="仿宋_GB2312" w:hAnsi="黑体" w:hint="eastAsia"/>
                <w:sz w:val="24"/>
              </w:rPr>
            </w:pPr>
            <w:r>
              <w:rPr>
                <w:rFonts w:ascii="仿宋_GB2312" w:hAnsi="黑体" w:hint="eastAsia"/>
                <w:sz w:val="24"/>
              </w:rPr>
              <w:t>年检有效期至</w:t>
            </w:r>
            <w:r>
              <w:rPr>
                <w:rFonts w:ascii="仿宋_GB2312" w:hAnsi="黑体" w:hint="eastAsia"/>
                <w:sz w:val="24"/>
                <w:u w:val="single"/>
              </w:rPr>
              <w:t xml:space="preserve">     </w:t>
            </w:r>
            <w:r>
              <w:rPr>
                <w:rFonts w:ascii="仿宋_GB2312" w:hAnsi="黑体" w:hint="eastAsia"/>
                <w:sz w:val="24"/>
              </w:rPr>
              <w:t>年</w:t>
            </w:r>
            <w:r>
              <w:rPr>
                <w:rFonts w:ascii="仿宋_GB2312" w:hAnsi="黑体" w:hint="eastAsia"/>
                <w:sz w:val="24"/>
                <w:u w:val="single"/>
              </w:rPr>
              <w:t xml:space="preserve">   </w:t>
            </w:r>
            <w:r>
              <w:rPr>
                <w:rFonts w:ascii="仿宋_GB2312" w:hAnsi="黑体" w:hint="eastAsia"/>
                <w:sz w:val="24"/>
              </w:rPr>
              <w:t>月</w:t>
            </w:r>
            <w:r>
              <w:rPr>
                <w:rFonts w:ascii="仿宋_GB2312" w:hAnsi="黑体" w:hint="eastAsia"/>
                <w:sz w:val="24"/>
                <w:u w:val="single"/>
              </w:rPr>
              <w:t xml:space="preserve">   </w:t>
            </w:r>
            <w:r>
              <w:rPr>
                <w:rFonts w:ascii="仿宋_GB2312" w:hAnsi="黑体" w:hint="eastAsia"/>
                <w:sz w:val="24"/>
              </w:rPr>
              <w:t>日</w:t>
            </w:r>
          </w:p>
        </w:tc>
        <w:tc>
          <w:tcPr>
            <w:tcW w:w="2554" w:type="pct"/>
            <w:gridSpan w:val="6"/>
            <w:tcBorders>
              <w:tl2br w:val="nil"/>
              <w:tr2bl w:val="nil"/>
            </w:tcBorders>
            <w:vAlign w:val="center"/>
          </w:tcPr>
          <w:p w:rsidR="0031564C" w:rsidRDefault="0031564C">
            <w:pPr>
              <w:adjustRightInd w:val="0"/>
              <w:snapToGrid w:val="0"/>
              <w:spacing w:line="320" w:lineRule="exact"/>
              <w:jc w:val="left"/>
              <w:rPr>
                <w:rFonts w:ascii="仿宋_GB2312" w:hAnsi="黑体" w:hint="eastAsia"/>
                <w:sz w:val="24"/>
              </w:rPr>
            </w:pPr>
            <w:r>
              <w:rPr>
                <w:rFonts w:ascii="仿宋_GB2312" w:hAnsi="黑体" w:hint="eastAsia"/>
                <w:sz w:val="24"/>
              </w:rPr>
              <w:t>保险有效期至</w:t>
            </w:r>
            <w:r>
              <w:rPr>
                <w:rFonts w:ascii="仿宋_GB2312" w:hAnsi="黑体" w:hint="eastAsia"/>
                <w:sz w:val="24"/>
                <w:u w:val="single"/>
              </w:rPr>
              <w:t xml:space="preserve">     </w:t>
            </w:r>
            <w:r>
              <w:rPr>
                <w:rFonts w:ascii="仿宋_GB2312" w:hAnsi="黑体" w:hint="eastAsia"/>
                <w:sz w:val="24"/>
              </w:rPr>
              <w:t>年</w:t>
            </w:r>
            <w:r>
              <w:rPr>
                <w:rFonts w:ascii="仿宋_GB2312" w:hAnsi="黑体" w:hint="eastAsia"/>
                <w:sz w:val="24"/>
                <w:u w:val="single"/>
              </w:rPr>
              <w:t xml:space="preserve">   </w:t>
            </w:r>
            <w:r>
              <w:rPr>
                <w:rFonts w:ascii="仿宋_GB2312" w:hAnsi="黑体" w:hint="eastAsia"/>
                <w:sz w:val="24"/>
              </w:rPr>
              <w:t>月</w:t>
            </w:r>
            <w:r>
              <w:rPr>
                <w:rFonts w:ascii="仿宋_GB2312" w:hAnsi="黑体" w:hint="eastAsia"/>
                <w:sz w:val="24"/>
                <w:u w:val="single"/>
              </w:rPr>
              <w:t xml:space="preserve">   </w:t>
            </w:r>
            <w:r>
              <w:rPr>
                <w:rFonts w:ascii="仿宋_GB2312" w:hAnsi="黑体" w:hint="eastAsia"/>
                <w:sz w:val="24"/>
              </w:rPr>
              <w:t>日</w:t>
            </w:r>
          </w:p>
        </w:tc>
      </w:tr>
      <w:tr w:rsidR="00000000">
        <w:trPr>
          <w:cantSplit/>
          <w:trHeight w:hRule="exact" w:val="526"/>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黑体"/>
                <w:sz w:val="24"/>
              </w:rPr>
            </w:pPr>
            <w:r>
              <w:rPr>
                <w:rFonts w:ascii="仿宋_GB2312" w:hAnsi="黑体" w:hint="eastAsia"/>
                <w:sz w:val="24"/>
              </w:rPr>
              <w:t>取车地点：</w:t>
            </w:r>
            <w:r>
              <w:rPr>
                <w:rFonts w:ascii="仿宋_GB2312" w:hAnsi="黑体" w:hint="eastAsia"/>
                <w:sz w:val="24"/>
              </w:rPr>
              <w:t xml:space="preserve">                              </w:t>
            </w:r>
            <w:r>
              <w:rPr>
                <w:rFonts w:ascii="仿宋_GB2312" w:hAnsi="黑体" w:hint="eastAsia"/>
                <w:sz w:val="24"/>
              </w:rPr>
              <w:t>交车方式：□</w:t>
            </w:r>
            <w:r>
              <w:rPr>
                <w:rFonts w:ascii="仿宋_GB2312" w:hAnsi="黑体" w:hint="eastAsia"/>
                <w:sz w:val="24"/>
              </w:rPr>
              <w:t xml:space="preserve"> </w:t>
            </w:r>
            <w:r>
              <w:rPr>
                <w:rFonts w:ascii="仿宋_GB2312" w:hAnsi="黑体" w:hint="eastAsia"/>
                <w:sz w:val="24"/>
              </w:rPr>
              <w:t>租车点自提</w:t>
            </w:r>
            <w:r>
              <w:rPr>
                <w:rFonts w:ascii="仿宋_GB2312" w:hAnsi="黑体" w:hint="eastAsia"/>
                <w:sz w:val="24"/>
              </w:rPr>
              <w:t xml:space="preserve">  </w:t>
            </w:r>
            <w:r>
              <w:rPr>
                <w:rFonts w:ascii="仿宋_GB2312" w:hAnsi="黑体" w:hint="eastAsia"/>
                <w:sz w:val="24"/>
              </w:rPr>
              <w:t>□</w:t>
            </w:r>
            <w:r>
              <w:rPr>
                <w:rFonts w:ascii="仿宋_GB2312" w:hAnsi="黑体" w:hint="eastAsia"/>
                <w:sz w:val="24"/>
              </w:rPr>
              <w:t xml:space="preserve"> </w:t>
            </w:r>
            <w:r>
              <w:rPr>
                <w:rFonts w:ascii="仿宋_GB2312" w:hAnsi="黑体" w:hint="eastAsia"/>
                <w:sz w:val="24"/>
              </w:rPr>
              <w:t>送车上门</w:t>
            </w:r>
          </w:p>
        </w:tc>
      </w:tr>
      <w:tr w:rsidR="00000000">
        <w:trPr>
          <w:cantSplit/>
          <w:trHeight w:hRule="exact" w:val="479"/>
          <w:jc w:val="center"/>
        </w:trPr>
        <w:tc>
          <w:tcPr>
            <w:tcW w:w="5000" w:type="pct"/>
            <w:gridSpan w:val="14"/>
            <w:tcBorders>
              <w:tl2br w:val="nil"/>
              <w:tr2bl w:val="nil"/>
            </w:tcBorders>
            <w:vAlign w:val="center"/>
          </w:tcPr>
          <w:p w:rsidR="0031564C" w:rsidRDefault="0031564C">
            <w:pPr>
              <w:adjustRightInd w:val="0"/>
              <w:snapToGrid w:val="0"/>
              <w:spacing w:line="320" w:lineRule="exact"/>
              <w:rPr>
                <w:rFonts w:ascii="仿宋_GB2312" w:hAnsi="黑体"/>
                <w:sz w:val="24"/>
              </w:rPr>
            </w:pPr>
            <w:r>
              <w:rPr>
                <w:rFonts w:ascii="仿宋_GB2312" w:hAnsi="黑体" w:hint="eastAsia"/>
                <w:sz w:val="24"/>
              </w:rPr>
              <w:t>还车地点：</w:t>
            </w:r>
            <w:r>
              <w:rPr>
                <w:rFonts w:ascii="仿宋_GB2312" w:hAnsi="黑体" w:hint="eastAsia"/>
                <w:sz w:val="24"/>
              </w:rPr>
              <w:t xml:space="preserve">                              </w:t>
            </w:r>
            <w:r>
              <w:rPr>
                <w:rFonts w:ascii="仿宋_GB2312" w:hAnsi="黑体" w:hint="eastAsia"/>
                <w:sz w:val="24"/>
              </w:rPr>
              <w:t>还车方式：□</w:t>
            </w:r>
            <w:r>
              <w:rPr>
                <w:rFonts w:ascii="仿宋_GB2312" w:hAnsi="黑体" w:hint="eastAsia"/>
                <w:sz w:val="24"/>
              </w:rPr>
              <w:t xml:space="preserve"> </w:t>
            </w:r>
            <w:r>
              <w:rPr>
                <w:rFonts w:ascii="仿宋_GB2312" w:hAnsi="黑体" w:hint="eastAsia"/>
                <w:sz w:val="24"/>
              </w:rPr>
              <w:t>租车点自还</w:t>
            </w:r>
            <w:r>
              <w:rPr>
                <w:rFonts w:ascii="仿宋_GB2312" w:hAnsi="黑体" w:hint="eastAsia"/>
                <w:sz w:val="24"/>
              </w:rPr>
              <w:t xml:space="preserve">  </w:t>
            </w:r>
            <w:r>
              <w:rPr>
                <w:rFonts w:ascii="仿宋_GB2312" w:hAnsi="黑体" w:hint="eastAsia"/>
                <w:sz w:val="24"/>
              </w:rPr>
              <w:t>□</w:t>
            </w:r>
            <w:r>
              <w:rPr>
                <w:rFonts w:ascii="仿宋_GB2312" w:hAnsi="黑体" w:hint="eastAsia"/>
                <w:sz w:val="24"/>
              </w:rPr>
              <w:t xml:space="preserve"> </w:t>
            </w:r>
            <w:r>
              <w:rPr>
                <w:rFonts w:ascii="仿宋_GB2312" w:hAnsi="黑体" w:hint="eastAsia"/>
                <w:sz w:val="24"/>
              </w:rPr>
              <w:t>上门取车</w:t>
            </w:r>
          </w:p>
        </w:tc>
      </w:tr>
      <w:tr w:rsidR="00000000">
        <w:trPr>
          <w:cantSplit/>
          <w:trHeight w:hRule="exact" w:val="671"/>
          <w:jc w:val="center"/>
        </w:trPr>
        <w:tc>
          <w:tcPr>
            <w:tcW w:w="5000" w:type="pct"/>
            <w:gridSpan w:val="14"/>
            <w:tcBorders>
              <w:tl2br w:val="nil"/>
              <w:tr2bl w:val="nil"/>
            </w:tcBorders>
            <w:vAlign w:val="center"/>
          </w:tcPr>
          <w:p w:rsidR="0031564C" w:rsidRDefault="0031564C">
            <w:pPr>
              <w:adjustRightInd w:val="0"/>
              <w:snapToGrid w:val="0"/>
              <w:spacing w:line="320" w:lineRule="exact"/>
              <w:rPr>
                <w:rFonts w:ascii="仿宋_GB2312" w:hAnsi="黑体"/>
                <w:sz w:val="24"/>
              </w:rPr>
            </w:pPr>
            <w:r>
              <w:rPr>
                <w:rFonts w:ascii="仿宋_GB2312" w:hAnsi="黑体" w:hint="eastAsia"/>
                <w:sz w:val="24"/>
              </w:rPr>
              <w:t>约定维修保养厂家及地址：</w:t>
            </w:r>
          </w:p>
        </w:tc>
      </w:tr>
      <w:tr w:rsidR="00000000">
        <w:trPr>
          <w:cantSplit/>
          <w:trHeight w:hRule="exact" w:val="399"/>
          <w:jc w:val="center"/>
        </w:trPr>
        <w:tc>
          <w:tcPr>
            <w:tcW w:w="5000" w:type="pct"/>
            <w:gridSpan w:val="14"/>
            <w:tcBorders>
              <w:tl2br w:val="nil"/>
              <w:tr2bl w:val="nil"/>
            </w:tcBorders>
            <w:vAlign w:val="center"/>
          </w:tcPr>
          <w:p w:rsidR="0031564C" w:rsidRDefault="0031564C">
            <w:pPr>
              <w:pStyle w:val="af1"/>
              <w:adjustRightInd w:val="0"/>
              <w:snapToGrid w:val="0"/>
              <w:spacing w:line="320" w:lineRule="exact"/>
              <w:ind w:firstLineChars="0" w:firstLine="0"/>
              <w:jc w:val="center"/>
              <w:rPr>
                <w:rFonts w:ascii="黑体" w:eastAsia="黑体" w:hAnsi="黑体"/>
                <w:sz w:val="24"/>
              </w:rPr>
            </w:pPr>
            <w:r>
              <w:rPr>
                <w:rFonts w:ascii="黑体" w:eastAsia="黑体" w:hAnsi="黑体" w:hint="eastAsia"/>
                <w:sz w:val="24"/>
              </w:rPr>
              <w:t>租赁用途和期限</w:t>
            </w:r>
          </w:p>
        </w:tc>
      </w:tr>
      <w:tr w:rsidR="00000000">
        <w:trPr>
          <w:cantSplit/>
          <w:trHeight w:hRule="exact" w:val="425"/>
          <w:jc w:val="center"/>
        </w:trPr>
        <w:tc>
          <w:tcPr>
            <w:tcW w:w="641" w:type="pct"/>
            <w:tcBorders>
              <w:tl2br w:val="nil"/>
              <w:tr2bl w:val="nil"/>
            </w:tcBorders>
            <w:vAlign w:val="center"/>
          </w:tcPr>
          <w:p w:rsidR="0031564C" w:rsidRDefault="0031564C">
            <w:pPr>
              <w:adjustRightInd w:val="0"/>
              <w:snapToGrid w:val="0"/>
              <w:spacing w:line="320" w:lineRule="exact"/>
              <w:rPr>
                <w:rFonts w:ascii="仿宋_GB2312" w:hAnsi="黑体"/>
                <w:sz w:val="24"/>
              </w:rPr>
            </w:pPr>
            <w:r>
              <w:rPr>
                <w:rFonts w:ascii="仿宋_GB2312" w:hAnsi="黑体" w:hint="eastAsia"/>
                <w:sz w:val="24"/>
              </w:rPr>
              <w:t>车辆用途</w:t>
            </w:r>
          </w:p>
        </w:tc>
        <w:tc>
          <w:tcPr>
            <w:tcW w:w="4359" w:type="pct"/>
            <w:gridSpan w:val="13"/>
            <w:tcBorders>
              <w:tl2br w:val="nil"/>
              <w:tr2bl w:val="nil"/>
            </w:tcBorders>
            <w:vAlign w:val="center"/>
          </w:tcPr>
          <w:p w:rsidR="0031564C" w:rsidRDefault="0031564C">
            <w:pPr>
              <w:pStyle w:val="af1"/>
              <w:adjustRightInd w:val="0"/>
              <w:snapToGrid w:val="0"/>
              <w:spacing w:line="320" w:lineRule="exact"/>
              <w:ind w:firstLineChars="0" w:firstLine="0"/>
              <w:rPr>
                <w:rFonts w:ascii="仿宋_GB2312" w:hAnsi="黑体"/>
                <w:sz w:val="24"/>
              </w:rPr>
            </w:pPr>
            <w:r>
              <w:rPr>
                <w:rFonts w:ascii="仿宋_GB2312" w:hAnsi="黑体" w:hint="eastAsia"/>
                <w:sz w:val="24"/>
              </w:rPr>
              <w:t>□日常出行</w:t>
            </w:r>
            <w:r>
              <w:rPr>
                <w:rFonts w:ascii="仿宋_GB2312" w:hAnsi="黑体" w:hint="eastAsia"/>
                <w:sz w:val="24"/>
              </w:rPr>
              <w:t xml:space="preserve"> </w:t>
            </w:r>
            <w:r>
              <w:rPr>
                <w:rFonts w:ascii="仿宋_GB2312" w:hAnsi="黑体"/>
                <w:sz w:val="24"/>
              </w:rPr>
              <w:t xml:space="preserve">  </w:t>
            </w:r>
            <w:r>
              <w:rPr>
                <w:rFonts w:ascii="仿宋_GB2312" w:hAnsi="黑体" w:hint="eastAsia"/>
                <w:sz w:val="24"/>
              </w:rPr>
              <w:t xml:space="preserve"> </w:t>
            </w:r>
            <w:r>
              <w:rPr>
                <w:rFonts w:ascii="仿宋_GB2312" w:hAnsi="黑体" w:hint="eastAsia"/>
                <w:sz w:val="24"/>
              </w:rPr>
              <w:t>□办公</w:t>
            </w:r>
            <w:r>
              <w:rPr>
                <w:rFonts w:ascii="仿宋_GB2312" w:hAnsi="黑体" w:hint="eastAsia"/>
                <w:sz w:val="24"/>
              </w:rPr>
              <w:t xml:space="preserve"> </w:t>
            </w:r>
            <w:r>
              <w:rPr>
                <w:rFonts w:ascii="仿宋_GB2312" w:hAnsi="黑体"/>
                <w:sz w:val="24"/>
              </w:rPr>
              <w:t xml:space="preserve">   </w:t>
            </w:r>
            <w:r>
              <w:rPr>
                <w:rFonts w:ascii="仿宋_GB2312" w:hAnsi="黑体" w:hint="eastAsia"/>
                <w:sz w:val="24"/>
              </w:rPr>
              <w:t>□商务接待</w:t>
            </w:r>
            <w:r>
              <w:rPr>
                <w:rFonts w:ascii="仿宋_GB2312" w:hAnsi="黑体" w:hint="eastAsia"/>
                <w:sz w:val="24"/>
              </w:rPr>
              <w:t xml:space="preserve"> </w:t>
            </w:r>
            <w:r>
              <w:rPr>
                <w:rFonts w:ascii="仿宋_GB2312" w:hAnsi="黑体"/>
                <w:sz w:val="24"/>
              </w:rPr>
              <w:t xml:space="preserve">  </w:t>
            </w:r>
            <w:r>
              <w:rPr>
                <w:rFonts w:ascii="仿宋_GB2312" w:hAnsi="黑体" w:hint="eastAsia"/>
                <w:sz w:val="24"/>
              </w:rPr>
              <w:t xml:space="preserve"> </w:t>
            </w:r>
            <w:r>
              <w:rPr>
                <w:rFonts w:ascii="仿宋_GB2312" w:hAnsi="黑体" w:hint="eastAsia"/>
                <w:sz w:val="24"/>
              </w:rPr>
              <w:t>□旅游</w:t>
            </w:r>
            <w:r>
              <w:rPr>
                <w:rFonts w:ascii="仿宋_GB2312" w:hAnsi="黑体" w:hint="eastAsia"/>
                <w:sz w:val="24"/>
              </w:rPr>
              <w:t xml:space="preserve">   </w:t>
            </w:r>
            <w:r>
              <w:rPr>
                <w:rFonts w:ascii="仿宋_GB2312" w:hAnsi="黑体" w:hint="eastAsia"/>
                <w:sz w:val="24"/>
              </w:rPr>
              <w:t xml:space="preserve"> </w:t>
            </w:r>
            <w:r>
              <w:rPr>
                <w:rFonts w:ascii="仿宋_GB2312" w:hAnsi="黑体" w:hint="eastAsia"/>
                <w:sz w:val="24"/>
              </w:rPr>
              <w:t>□婚庆</w:t>
            </w:r>
            <w:r>
              <w:rPr>
                <w:rFonts w:ascii="仿宋_GB2312" w:hAnsi="黑体" w:hint="eastAsia"/>
                <w:sz w:val="24"/>
              </w:rPr>
              <w:t xml:space="preserve"> </w:t>
            </w:r>
            <w:r>
              <w:rPr>
                <w:rFonts w:ascii="仿宋_GB2312" w:hAnsi="黑体"/>
                <w:sz w:val="24"/>
              </w:rPr>
              <w:t xml:space="preserve">   </w:t>
            </w:r>
            <w:r>
              <w:rPr>
                <w:rFonts w:ascii="仿宋_GB2312" w:hAnsi="黑体" w:hint="eastAsia"/>
                <w:sz w:val="24"/>
              </w:rPr>
              <w:t xml:space="preserve"> </w:t>
            </w:r>
            <w:r>
              <w:rPr>
                <w:rFonts w:ascii="仿宋_GB2312" w:hAnsi="黑体" w:hint="eastAsia"/>
                <w:sz w:val="24"/>
              </w:rPr>
              <w:t>□其他</w:t>
            </w:r>
          </w:p>
        </w:tc>
      </w:tr>
      <w:tr w:rsidR="00000000">
        <w:trPr>
          <w:cantSplit/>
          <w:trHeight w:hRule="exact" w:val="1100"/>
          <w:jc w:val="center"/>
        </w:trPr>
        <w:tc>
          <w:tcPr>
            <w:tcW w:w="641" w:type="pct"/>
            <w:tcBorders>
              <w:tl2br w:val="nil"/>
              <w:tr2bl w:val="nil"/>
            </w:tcBorders>
            <w:vAlign w:val="center"/>
          </w:tcPr>
          <w:p w:rsidR="0031564C" w:rsidRDefault="0031564C">
            <w:pPr>
              <w:adjustRightInd w:val="0"/>
              <w:snapToGrid w:val="0"/>
              <w:spacing w:line="320" w:lineRule="exact"/>
              <w:rPr>
                <w:rFonts w:ascii="仿宋_GB2312" w:hAnsi="黑体"/>
                <w:sz w:val="24"/>
              </w:rPr>
            </w:pPr>
            <w:r>
              <w:rPr>
                <w:rFonts w:ascii="仿宋_GB2312" w:hAnsi="黑体" w:hint="eastAsia"/>
                <w:sz w:val="24"/>
              </w:rPr>
              <w:t>租赁期限</w:t>
            </w:r>
          </w:p>
        </w:tc>
        <w:tc>
          <w:tcPr>
            <w:tcW w:w="4359" w:type="pct"/>
            <w:gridSpan w:val="13"/>
            <w:tcBorders>
              <w:tl2br w:val="nil"/>
              <w:tr2bl w:val="nil"/>
            </w:tcBorders>
            <w:vAlign w:val="center"/>
          </w:tcPr>
          <w:p w:rsidR="0031564C" w:rsidRDefault="0031564C">
            <w:pPr>
              <w:pStyle w:val="af1"/>
              <w:adjustRightInd w:val="0"/>
              <w:snapToGrid w:val="0"/>
              <w:spacing w:line="320" w:lineRule="exact"/>
              <w:ind w:firstLineChars="0" w:firstLine="0"/>
              <w:rPr>
                <w:rFonts w:ascii="仿宋_GB2312" w:hAnsi="黑体"/>
                <w:sz w:val="24"/>
              </w:rPr>
            </w:pPr>
            <w:r>
              <w:rPr>
                <w:rFonts w:ascii="仿宋_GB2312" w:hAnsi="黑体" w:hint="eastAsia"/>
                <w:sz w:val="24"/>
              </w:rPr>
              <w:t>从</w:t>
            </w:r>
            <w:r>
              <w:rPr>
                <w:rFonts w:ascii="仿宋_GB2312" w:hAnsi="黑体" w:hint="eastAsia"/>
                <w:sz w:val="24"/>
                <w:u w:val="single"/>
              </w:rPr>
              <w:t xml:space="preserve">      </w:t>
            </w:r>
            <w:r>
              <w:rPr>
                <w:rFonts w:ascii="仿宋_GB2312" w:hAnsi="黑体" w:hint="eastAsia"/>
                <w:sz w:val="24"/>
              </w:rPr>
              <w:t>年</w:t>
            </w:r>
            <w:r>
              <w:rPr>
                <w:rFonts w:ascii="仿宋_GB2312" w:hAnsi="黑体" w:hint="eastAsia"/>
                <w:sz w:val="24"/>
                <w:u w:val="single"/>
              </w:rPr>
              <w:t xml:space="preserve">     </w:t>
            </w:r>
            <w:r>
              <w:rPr>
                <w:rFonts w:ascii="仿宋_GB2312" w:hAnsi="黑体" w:hint="eastAsia"/>
                <w:sz w:val="24"/>
              </w:rPr>
              <w:t>月</w:t>
            </w:r>
            <w:r>
              <w:rPr>
                <w:rFonts w:ascii="仿宋_GB2312" w:hAnsi="黑体" w:hint="eastAsia"/>
                <w:sz w:val="24"/>
                <w:u w:val="single"/>
              </w:rPr>
              <w:t xml:space="preserve">     </w:t>
            </w:r>
            <w:r>
              <w:rPr>
                <w:rFonts w:ascii="仿宋_GB2312" w:hAnsi="黑体" w:hint="eastAsia"/>
                <w:sz w:val="24"/>
              </w:rPr>
              <w:t>日</w:t>
            </w:r>
            <w:r>
              <w:rPr>
                <w:rFonts w:ascii="仿宋_GB2312" w:hAnsi="黑体" w:hint="eastAsia"/>
                <w:sz w:val="24"/>
                <w:u w:val="single"/>
              </w:rPr>
              <w:t xml:space="preserve">     </w:t>
            </w:r>
            <w:r>
              <w:rPr>
                <w:rFonts w:ascii="仿宋_GB2312" w:hAnsi="黑体" w:hint="eastAsia"/>
                <w:sz w:val="24"/>
              </w:rPr>
              <w:t>时至</w:t>
            </w:r>
            <w:r>
              <w:rPr>
                <w:rFonts w:ascii="仿宋_GB2312" w:hAnsi="黑体" w:hint="eastAsia"/>
                <w:sz w:val="24"/>
                <w:u w:val="single"/>
              </w:rPr>
              <w:t xml:space="preserve">      </w:t>
            </w:r>
            <w:r>
              <w:rPr>
                <w:rFonts w:ascii="仿宋_GB2312" w:hAnsi="黑体" w:hint="eastAsia"/>
                <w:sz w:val="24"/>
              </w:rPr>
              <w:t>年</w:t>
            </w:r>
            <w:r>
              <w:rPr>
                <w:rFonts w:ascii="仿宋_GB2312" w:hAnsi="黑体" w:hint="eastAsia"/>
                <w:sz w:val="24"/>
                <w:u w:val="single"/>
              </w:rPr>
              <w:t xml:space="preserve">     </w:t>
            </w:r>
            <w:r>
              <w:rPr>
                <w:rFonts w:ascii="仿宋_GB2312" w:hAnsi="黑体" w:hint="eastAsia"/>
                <w:sz w:val="24"/>
              </w:rPr>
              <w:t>月</w:t>
            </w:r>
            <w:r>
              <w:rPr>
                <w:rFonts w:ascii="仿宋_GB2312" w:hAnsi="黑体" w:hint="eastAsia"/>
                <w:sz w:val="24"/>
                <w:u w:val="single"/>
              </w:rPr>
              <w:t xml:space="preserve">     </w:t>
            </w:r>
            <w:r>
              <w:rPr>
                <w:rFonts w:ascii="仿宋_GB2312" w:hAnsi="黑体" w:hint="eastAsia"/>
                <w:sz w:val="24"/>
              </w:rPr>
              <w:t>日</w:t>
            </w:r>
            <w:r>
              <w:rPr>
                <w:rFonts w:ascii="仿宋_GB2312" w:hAnsi="黑体" w:hint="eastAsia"/>
                <w:sz w:val="24"/>
                <w:u w:val="single"/>
              </w:rPr>
              <w:t xml:space="preserve">     </w:t>
            </w:r>
            <w:r>
              <w:rPr>
                <w:rFonts w:ascii="仿宋_GB2312" w:hAnsi="黑体" w:hint="eastAsia"/>
                <w:sz w:val="24"/>
              </w:rPr>
              <w:t>时，共计</w:t>
            </w:r>
            <w:r>
              <w:rPr>
                <w:rFonts w:ascii="仿宋_GB2312" w:hAnsi="黑体" w:hint="eastAsia"/>
                <w:sz w:val="24"/>
                <w:u w:val="single"/>
              </w:rPr>
              <w:t xml:space="preserve">              </w:t>
            </w:r>
            <w:r>
              <w:rPr>
                <w:rFonts w:ascii="仿宋_GB2312" w:hAnsi="黑体" w:hint="eastAsia"/>
                <w:sz w:val="24"/>
              </w:rPr>
              <w:t>。如需在租赁期限届满后继续承租的，承租人应当在租赁期限届满之前提前</w:t>
            </w:r>
            <w:r>
              <w:rPr>
                <w:rFonts w:ascii="仿宋_GB2312" w:hAnsi="黑体" w:hint="eastAsia"/>
                <w:sz w:val="24"/>
                <w:u w:val="single"/>
              </w:rPr>
              <w:t xml:space="preserve">      </w:t>
            </w:r>
            <w:r>
              <w:rPr>
                <w:rFonts w:ascii="仿宋_GB2312" w:hAnsi="黑体" w:hint="eastAsia"/>
                <w:sz w:val="24"/>
              </w:rPr>
              <w:t>日向出租人提出，并经出租人同意后办理续租手续。</w:t>
            </w:r>
          </w:p>
        </w:tc>
      </w:tr>
      <w:tr w:rsidR="00000000">
        <w:trPr>
          <w:cantSplit/>
          <w:trHeight w:val="378"/>
          <w:jc w:val="center"/>
        </w:trPr>
        <w:tc>
          <w:tcPr>
            <w:tcW w:w="5000" w:type="pct"/>
            <w:gridSpan w:val="14"/>
            <w:tcBorders>
              <w:tl2br w:val="nil"/>
              <w:tr2bl w:val="nil"/>
            </w:tcBorders>
            <w:vAlign w:val="center"/>
          </w:tcPr>
          <w:p w:rsidR="0031564C" w:rsidRDefault="0031564C">
            <w:pPr>
              <w:adjustRightInd w:val="0"/>
              <w:snapToGrid w:val="0"/>
              <w:spacing w:line="320" w:lineRule="exact"/>
              <w:jc w:val="center"/>
              <w:rPr>
                <w:rFonts w:ascii="黑体" w:eastAsia="黑体" w:hAnsi="黑体"/>
                <w:sz w:val="24"/>
              </w:rPr>
            </w:pPr>
            <w:r>
              <w:rPr>
                <w:rFonts w:ascii="黑体" w:eastAsia="黑体" w:hAnsi="黑体" w:hint="eastAsia"/>
                <w:sz w:val="24"/>
              </w:rPr>
              <w:t>租车费用标准</w:t>
            </w:r>
          </w:p>
        </w:tc>
      </w:tr>
      <w:tr w:rsidR="00000000">
        <w:trPr>
          <w:cantSplit/>
          <w:trHeight w:val="452"/>
          <w:jc w:val="center"/>
        </w:trPr>
        <w:tc>
          <w:tcPr>
            <w:tcW w:w="5000" w:type="pct"/>
            <w:gridSpan w:val="14"/>
            <w:tcBorders>
              <w:tl2br w:val="nil"/>
              <w:tr2bl w:val="nil"/>
            </w:tcBorders>
            <w:vAlign w:val="center"/>
          </w:tcPr>
          <w:p w:rsidR="0031564C" w:rsidRDefault="0031564C">
            <w:pPr>
              <w:adjustRightInd w:val="0"/>
              <w:snapToGrid w:val="0"/>
              <w:spacing w:line="320" w:lineRule="exact"/>
              <w:rPr>
                <w:rFonts w:ascii="仿宋_GB2312" w:hAnsi="黑体"/>
                <w:sz w:val="24"/>
              </w:rPr>
            </w:pPr>
            <w:r>
              <w:rPr>
                <w:rFonts w:ascii="仿宋_GB2312" w:hAnsi="黑体" w:hint="eastAsia"/>
                <w:sz w:val="24"/>
              </w:rPr>
              <w:t>租金标准：</w:t>
            </w:r>
            <w:r>
              <w:rPr>
                <w:rFonts w:ascii="仿宋_GB2312" w:hAnsi="黑体" w:hint="eastAsia"/>
                <w:sz w:val="24"/>
                <w:u w:val="single"/>
              </w:rPr>
              <w:t xml:space="preserve">        </w:t>
            </w:r>
            <w:r>
              <w:rPr>
                <w:rFonts w:ascii="仿宋_GB2312" w:hAnsi="黑体" w:hint="eastAsia"/>
                <w:sz w:val="24"/>
              </w:rPr>
              <w:t>元</w:t>
            </w:r>
            <w:r>
              <w:rPr>
                <w:rFonts w:ascii="仿宋_GB2312" w:hAnsi="黑体" w:hint="eastAsia"/>
                <w:sz w:val="24"/>
              </w:rPr>
              <w:t>/</w:t>
            </w:r>
            <w:r>
              <w:rPr>
                <w:rFonts w:ascii="仿宋_GB2312" w:hAnsi="黑体" w:hint="eastAsia"/>
                <w:sz w:val="24"/>
              </w:rPr>
              <w:t>□年□月□日□小时，共计</w:t>
            </w:r>
            <w:r>
              <w:rPr>
                <w:rFonts w:ascii="仿宋_GB2312" w:hAnsi="黑体" w:hint="eastAsia"/>
                <w:sz w:val="24"/>
                <w:u w:val="single"/>
              </w:rPr>
              <w:t xml:space="preserve">                      </w:t>
            </w:r>
            <w:r>
              <w:rPr>
                <w:rFonts w:ascii="仿宋_GB2312" w:hAnsi="黑体" w:hint="eastAsia"/>
                <w:sz w:val="24"/>
              </w:rPr>
              <w:t>元</w:t>
            </w:r>
            <w:r>
              <w:rPr>
                <w:rFonts w:ascii="仿宋_GB2312" w:hAnsi="黑体" w:hint="eastAsia"/>
                <w:sz w:val="24"/>
              </w:rPr>
              <w:t>(</w:t>
            </w:r>
            <w:r>
              <w:rPr>
                <w:rFonts w:ascii="仿宋_GB2312" w:hAnsi="黑体" w:hint="eastAsia"/>
                <w:sz w:val="24"/>
              </w:rPr>
              <w:t>大写</w:t>
            </w:r>
            <w:r>
              <w:rPr>
                <w:rFonts w:ascii="仿宋_GB2312" w:hAnsi="黑体" w:hint="eastAsia"/>
                <w:sz w:val="24"/>
              </w:rPr>
              <w:t>)</w:t>
            </w:r>
          </w:p>
        </w:tc>
      </w:tr>
      <w:tr w:rsidR="00000000">
        <w:trPr>
          <w:cantSplit/>
          <w:trHeight w:val="454"/>
          <w:jc w:val="center"/>
        </w:trPr>
        <w:tc>
          <w:tcPr>
            <w:tcW w:w="2731" w:type="pct"/>
            <w:gridSpan w:val="10"/>
            <w:tcBorders>
              <w:tl2br w:val="nil"/>
              <w:tr2bl w:val="nil"/>
            </w:tcBorders>
            <w:vAlign w:val="center"/>
          </w:tcPr>
          <w:p w:rsidR="0031564C" w:rsidRDefault="0031564C">
            <w:pPr>
              <w:adjustRightInd w:val="0"/>
              <w:snapToGrid w:val="0"/>
              <w:spacing w:line="320" w:lineRule="exact"/>
              <w:jc w:val="left"/>
              <w:rPr>
                <w:rFonts w:ascii="仿宋_GB2312" w:hAnsi="黑体"/>
                <w:sz w:val="24"/>
              </w:rPr>
            </w:pPr>
            <w:r>
              <w:rPr>
                <w:rFonts w:ascii="仿宋_GB2312" w:hAnsi="黑体" w:hint="eastAsia"/>
                <w:sz w:val="24"/>
              </w:rPr>
              <w:t>超时费标准：逾期还车按照</w:t>
            </w:r>
            <w:r>
              <w:rPr>
                <w:rFonts w:ascii="仿宋_GB2312" w:hAnsi="黑体" w:hint="eastAsia"/>
                <w:sz w:val="24"/>
                <w:u w:val="single"/>
              </w:rPr>
              <w:t xml:space="preserve">              </w:t>
            </w:r>
            <w:r>
              <w:rPr>
                <w:rFonts w:ascii="仿宋_GB2312" w:hAnsi="黑体" w:hint="eastAsia"/>
                <w:sz w:val="24"/>
              </w:rPr>
              <w:t>计算</w:t>
            </w:r>
          </w:p>
        </w:tc>
        <w:tc>
          <w:tcPr>
            <w:tcW w:w="2269" w:type="pct"/>
            <w:gridSpan w:val="4"/>
            <w:tcBorders>
              <w:tl2br w:val="nil"/>
              <w:tr2bl w:val="nil"/>
            </w:tcBorders>
            <w:vAlign w:val="center"/>
          </w:tcPr>
          <w:p w:rsidR="0031564C" w:rsidRDefault="0031564C">
            <w:pPr>
              <w:adjustRightInd w:val="0"/>
              <w:snapToGrid w:val="0"/>
              <w:spacing w:line="320" w:lineRule="exact"/>
              <w:jc w:val="left"/>
              <w:rPr>
                <w:rFonts w:ascii="仿宋_GB2312" w:hAnsi="黑体"/>
                <w:sz w:val="24"/>
              </w:rPr>
            </w:pPr>
            <w:r>
              <w:rPr>
                <w:rFonts w:ascii="仿宋_GB2312" w:hAnsi="黑体" w:hint="eastAsia"/>
                <w:sz w:val="24"/>
              </w:rPr>
              <w:t>异地还车费：</w:t>
            </w:r>
            <w:r>
              <w:rPr>
                <w:rFonts w:ascii="仿宋_GB2312" w:hAnsi="黑体" w:hint="eastAsia"/>
                <w:sz w:val="24"/>
                <w:u w:val="single"/>
              </w:rPr>
              <w:t xml:space="preserve">                  </w:t>
            </w:r>
            <w:r>
              <w:rPr>
                <w:rFonts w:ascii="仿宋_GB2312" w:hAnsi="黑体" w:hint="eastAsia"/>
                <w:sz w:val="24"/>
              </w:rPr>
              <w:t>元</w:t>
            </w:r>
          </w:p>
        </w:tc>
      </w:tr>
      <w:tr w:rsidR="00000000">
        <w:trPr>
          <w:cantSplit/>
          <w:trHeight w:val="454"/>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黑体" w:hint="eastAsia"/>
                <w:sz w:val="24"/>
              </w:rPr>
            </w:pPr>
            <w:r>
              <w:rPr>
                <w:rFonts w:ascii="仿宋_GB2312" w:hAnsi="黑体" w:hint="eastAsia"/>
                <w:sz w:val="24"/>
              </w:rPr>
              <w:t>超程费标准：每□月□日限行</w:t>
            </w:r>
            <w:r>
              <w:rPr>
                <w:rFonts w:ascii="仿宋_GB2312" w:hAnsi="黑体" w:hint="eastAsia"/>
                <w:sz w:val="24"/>
                <w:u w:val="single"/>
              </w:rPr>
              <w:t xml:space="preserve">     </w:t>
            </w:r>
            <w:r>
              <w:rPr>
                <w:rFonts w:ascii="仿宋_GB2312" w:hAnsi="黑体" w:hint="eastAsia"/>
                <w:sz w:val="24"/>
              </w:rPr>
              <w:t>公里，超出按照</w:t>
            </w:r>
            <w:r>
              <w:rPr>
                <w:rFonts w:ascii="仿宋_GB2312" w:hAnsi="黑体" w:hint="eastAsia"/>
                <w:sz w:val="24"/>
                <w:u w:val="single"/>
              </w:rPr>
              <w:t xml:space="preserve">      </w:t>
            </w:r>
            <w:r>
              <w:rPr>
                <w:rFonts w:ascii="仿宋_GB2312" w:hAnsi="黑体" w:hint="eastAsia"/>
                <w:sz w:val="24"/>
              </w:rPr>
              <w:t>元</w:t>
            </w:r>
            <w:r>
              <w:rPr>
                <w:rFonts w:ascii="仿宋_GB2312" w:hAnsi="黑体" w:hint="eastAsia"/>
                <w:sz w:val="24"/>
              </w:rPr>
              <w:t>/</w:t>
            </w:r>
            <w:r>
              <w:rPr>
                <w:rFonts w:ascii="仿宋_GB2312" w:hAnsi="黑体" w:hint="eastAsia"/>
                <w:sz w:val="24"/>
              </w:rPr>
              <w:t>公里计算，每月</w:t>
            </w:r>
            <w:r>
              <w:rPr>
                <w:rFonts w:ascii="仿宋_GB2312" w:hAnsi="黑体" w:hint="eastAsia"/>
                <w:sz w:val="24"/>
                <w:u w:val="single"/>
              </w:rPr>
              <w:t xml:space="preserve">   </w:t>
            </w:r>
            <w:r>
              <w:rPr>
                <w:rFonts w:ascii="仿宋_GB2312" w:hAnsi="黑体" w:hint="eastAsia"/>
                <w:sz w:val="24"/>
              </w:rPr>
              <w:t>日向甲方报告里程表读数。</w:t>
            </w:r>
          </w:p>
        </w:tc>
      </w:tr>
      <w:tr w:rsidR="00000000">
        <w:trPr>
          <w:cantSplit/>
          <w:trHeight w:val="454"/>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黑体" w:hint="eastAsia"/>
                <w:sz w:val="24"/>
              </w:rPr>
            </w:pPr>
            <w:r>
              <w:rPr>
                <w:rFonts w:ascii="仿宋_GB2312" w:hAnsi="黑体" w:hint="eastAsia"/>
                <w:sz w:val="24"/>
              </w:rPr>
              <w:t>常规保养由：□</w:t>
            </w:r>
            <w:r>
              <w:rPr>
                <w:rFonts w:ascii="仿宋_GB2312" w:hAnsi="黑体" w:hint="eastAsia"/>
                <w:sz w:val="24"/>
              </w:rPr>
              <w:t xml:space="preserve"> </w:t>
            </w:r>
            <w:r>
              <w:rPr>
                <w:rFonts w:ascii="仿宋_GB2312" w:hAnsi="黑体" w:hint="eastAsia"/>
                <w:sz w:val="24"/>
              </w:rPr>
              <w:t>甲方</w:t>
            </w:r>
            <w:r>
              <w:rPr>
                <w:rFonts w:ascii="仿宋_GB2312" w:hAnsi="黑体" w:hint="eastAsia"/>
                <w:sz w:val="24"/>
              </w:rPr>
              <w:t xml:space="preserve">  </w:t>
            </w:r>
            <w:r>
              <w:rPr>
                <w:rFonts w:ascii="仿宋_GB2312" w:hAnsi="黑体" w:hint="eastAsia"/>
                <w:sz w:val="24"/>
              </w:rPr>
              <w:t>□</w:t>
            </w:r>
            <w:r>
              <w:rPr>
                <w:rFonts w:ascii="仿宋_GB2312" w:hAnsi="黑体" w:hint="eastAsia"/>
                <w:sz w:val="24"/>
              </w:rPr>
              <w:t xml:space="preserve"> </w:t>
            </w:r>
            <w:r>
              <w:rPr>
                <w:rFonts w:ascii="仿宋_GB2312" w:hAnsi="黑体" w:hint="eastAsia"/>
                <w:sz w:val="24"/>
              </w:rPr>
              <w:t>乙方</w:t>
            </w:r>
            <w:r>
              <w:rPr>
                <w:rFonts w:ascii="仿宋_GB2312" w:hAnsi="黑体" w:hint="eastAsia"/>
                <w:sz w:val="24"/>
              </w:rPr>
              <w:t xml:space="preserve"> </w:t>
            </w:r>
            <w:r>
              <w:rPr>
                <w:rFonts w:ascii="仿宋_GB2312" w:hAnsi="黑体" w:hint="eastAsia"/>
                <w:sz w:val="24"/>
              </w:rPr>
              <w:t>负责并承担相应费用</w:t>
            </w:r>
          </w:p>
        </w:tc>
      </w:tr>
      <w:tr w:rsidR="00000000">
        <w:trPr>
          <w:cantSplit/>
          <w:trHeight w:val="454"/>
          <w:jc w:val="center"/>
        </w:trPr>
        <w:tc>
          <w:tcPr>
            <w:tcW w:w="5000" w:type="pct"/>
            <w:gridSpan w:val="14"/>
            <w:tcBorders>
              <w:tl2br w:val="nil"/>
              <w:tr2bl w:val="nil"/>
            </w:tcBorders>
            <w:vAlign w:val="center"/>
          </w:tcPr>
          <w:p w:rsidR="0031564C" w:rsidRDefault="0031564C">
            <w:pPr>
              <w:adjustRightInd w:val="0"/>
              <w:snapToGrid w:val="0"/>
              <w:spacing w:line="320" w:lineRule="exact"/>
              <w:rPr>
                <w:rFonts w:ascii="仿宋_GB2312" w:hAnsi="黑体"/>
                <w:sz w:val="24"/>
                <w:u w:val="single"/>
              </w:rPr>
            </w:pPr>
            <w:r>
              <w:rPr>
                <w:rFonts w:ascii="仿宋_GB2312" w:hAnsi="黑体" w:hint="eastAsia"/>
                <w:sz w:val="24"/>
              </w:rPr>
              <w:t>法定检验工作由：□</w:t>
            </w:r>
            <w:r>
              <w:rPr>
                <w:rFonts w:ascii="仿宋_GB2312" w:hAnsi="黑体" w:hint="eastAsia"/>
                <w:sz w:val="24"/>
              </w:rPr>
              <w:t xml:space="preserve"> </w:t>
            </w:r>
            <w:r>
              <w:rPr>
                <w:rFonts w:ascii="仿宋_GB2312" w:hAnsi="黑体" w:hint="eastAsia"/>
                <w:sz w:val="24"/>
              </w:rPr>
              <w:t>甲方</w:t>
            </w:r>
            <w:r>
              <w:rPr>
                <w:rFonts w:ascii="仿宋_GB2312" w:hAnsi="黑体" w:hint="eastAsia"/>
                <w:sz w:val="24"/>
              </w:rPr>
              <w:t xml:space="preserve">  </w:t>
            </w:r>
            <w:r>
              <w:rPr>
                <w:rFonts w:ascii="仿宋_GB2312" w:hAnsi="黑体" w:hint="eastAsia"/>
                <w:sz w:val="24"/>
              </w:rPr>
              <w:t>□</w:t>
            </w:r>
            <w:r>
              <w:rPr>
                <w:rFonts w:ascii="仿宋_GB2312" w:hAnsi="黑体" w:hint="eastAsia"/>
                <w:sz w:val="24"/>
              </w:rPr>
              <w:t xml:space="preserve"> </w:t>
            </w:r>
            <w:r>
              <w:rPr>
                <w:rFonts w:ascii="仿宋_GB2312" w:hAnsi="黑体" w:hint="eastAsia"/>
                <w:sz w:val="24"/>
              </w:rPr>
              <w:t>乙方</w:t>
            </w:r>
            <w:r>
              <w:rPr>
                <w:rFonts w:ascii="仿宋_GB2312" w:hAnsi="黑体" w:hint="eastAsia"/>
                <w:sz w:val="24"/>
              </w:rPr>
              <w:t xml:space="preserve"> </w:t>
            </w:r>
            <w:r>
              <w:rPr>
                <w:rFonts w:ascii="仿宋_GB2312" w:hAnsi="黑体" w:hint="eastAsia"/>
                <w:sz w:val="24"/>
              </w:rPr>
              <w:t>负责并承担相应费用</w:t>
            </w:r>
          </w:p>
        </w:tc>
      </w:tr>
      <w:tr w:rsidR="00000000">
        <w:trPr>
          <w:cantSplit/>
          <w:trHeight w:hRule="exact" w:val="392"/>
          <w:jc w:val="center"/>
        </w:trPr>
        <w:tc>
          <w:tcPr>
            <w:tcW w:w="5000" w:type="pct"/>
            <w:gridSpan w:val="14"/>
            <w:tcBorders>
              <w:tl2br w:val="nil"/>
              <w:tr2bl w:val="nil"/>
            </w:tcBorders>
            <w:vAlign w:val="center"/>
          </w:tcPr>
          <w:p w:rsidR="0031564C" w:rsidRDefault="0031564C">
            <w:pPr>
              <w:adjustRightInd w:val="0"/>
              <w:snapToGrid w:val="0"/>
              <w:spacing w:line="320" w:lineRule="exact"/>
              <w:jc w:val="center"/>
              <w:rPr>
                <w:rFonts w:ascii="黑体" w:eastAsia="黑体" w:hAnsi="黑体"/>
                <w:sz w:val="24"/>
              </w:rPr>
            </w:pPr>
            <w:r>
              <w:rPr>
                <w:rFonts w:ascii="黑体" w:eastAsia="黑体" w:hAnsi="黑体" w:hint="eastAsia"/>
                <w:sz w:val="24"/>
              </w:rPr>
              <w:t>租金支付方式</w:t>
            </w:r>
          </w:p>
        </w:tc>
      </w:tr>
      <w:tr w:rsidR="00000000">
        <w:trPr>
          <w:cantSplit/>
          <w:trHeight w:hRule="exact" w:val="1361"/>
          <w:jc w:val="center"/>
        </w:trPr>
        <w:tc>
          <w:tcPr>
            <w:tcW w:w="5000" w:type="pct"/>
            <w:gridSpan w:val="14"/>
            <w:tcBorders>
              <w:tl2br w:val="nil"/>
              <w:tr2bl w:val="nil"/>
            </w:tcBorders>
            <w:vAlign w:val="center"/>
          </w:tcPr>
          <w:p w:rsidR="0031564C" w:rsidRDefault="0031564C">
            <w:pPr>
              <w:adjustRightInd w:val="0"/>
              <w:snapToGrid w:val="0"/>
              <w:spacing w:line="320" w:lineRule="exact"/>
              <w:rPr>
                <w:rFonts w:ascii="仿宋_GB2312" w:hAnsi="黑体"/>
                <w:sz w:val="24"/>
              </w:rPr>
            </w:pPr>
            <w:r>
              <w:rPr>
                <w:rFonts w:ascii="仿宋_GB2312" w:hAnsi="黑体" w:hint="eastAsia"/>
                <w:sz w:val="24"/>
              </w:rPr>
              <w:t>□一次性支付，应当于</w:t>
            </w:r>
            <w:r>
              <w:rPr>
                <w:rFonts w:ascii="仿宋_GB2312" w:hAnsi="黑体" w:hint="eastAsia"/>
                <w:sz w:val="24"/>
                <w:u w:val="single"/>
              </w:rPr>
              <w:t xml:space="preserve">      </w:t>
            </w:r>
            <w:r>
              <w:rPr>
                <w:rFonts w:ascii="仿宋_GB2312" w:hAnsi="黑体" w:hint="eastAsia"/>
                <w:sz w:val="24"/>
              </w:rPr>
              <w:t>年</w:t>
            </w:r>
            <w:r>
              <w:rPr>
                <w:rFonts w:ascii="仿宋_GB2312" w:hAnsi="黑体" w:hint="eastAsia"/>
                <w:sz w:val="24"/>
                <w:u w:val="single"/>
              </w:rPr>
              <w:t xml:space="preserve">     </w:t>
            </w:r>
            <w:r>
              <w:rPr>
                <w:rFonts w:ascii="仿宋_GB2312" w:hAnsi="黑体" w:hint="eastAsia"/>
                <w:sz w:val="24"/>
              </w:rPr>
              <w:t>月</w:t>
            </w:r>
            <w:r>
              <w:rPr>
                <w:rFonts w:ascii="仿宋_GB2312" w:hAnsi="黑体" w:hint="eastAsia"/>
                <w:sz w:val="24"/>
                <w:u w:val="single"/>
              </w:rPr>
              <w:t xml:space="preserve">    </w:t>
            </w:r>
            <w:r>
              <w:rPr>
                <w:rFonts w:ascii="仿宋_GB2312" w:hAnsi="黑体" w:hint="eastAsia"/>
                <w:sz w:val="24"/>
              </w:rPr>
              <w:t>日前一次性结清全部租金。</w:t>
            </w:r>
          </w:p>
          <w:p w:rsidR="0031564C" w:rsidRDefault="0031564C">
            <w:pPr>
              <w:adjustRightInd w:val="0"/>
              <w:snapToGrid w:val="0"/>
              <w:spacing w:line="320" w:lineRule="exact"/>
              <w:rPr>
                <w:rFonts w:ascii="黑体" w:eastAsia="黑体" w:hAnsi="黑体"/>
                <w:sz w:val="24"/>
              </w:rPr>
            </w:pPr>
            <w:r>
              <w:rPr>
                <w:rFonts w:ascii="仿宋_GB2312" w:hAnsi="黑体" w:hint="eastAsia"/>
                <w:sz w:val="24"/>
              </w:rPr>
              <w:t>□分期支付，以</w:t>
            </w:r>
            <w:r>
              <w:rPr>
                <w:rFonts w:ascii="仿宋_GB2312" w:hAnsi="黑体" w:hint="eastAsia"/>
                <w:sz w:val="24"/>
              </w:rPr>
              <w:t xml:space="preserve"> </w:t>
            </w:r>
            <w:r>
              <w:rPr>
                <w:rFonts w:ascii="仿宋_GB2312" w:hAnsi="黑体" w:hint="eastAsia"/>
                <w:sz w:val="24"/>
              </w:rPr>
              <w:t>□日</w:t>
            </w:r>
            <w:r>
              <w:rPr>
                <w:rFonts w:ascii="仿宋_GB2312" w:hAnsi="黑体" w:hint="eastAsia"/>
                <w:sz w:val="24"/>
              </w:rPr>
              <w:t xml:space="preserve"> </w:t>
            </w:r>
            <w:r>
              <w:rPr>
                <w:rFonts w:ascii="仿宋_GB2312" w:hAnsi="黑体" w:hint="eastAsia"/>
                <w:sz w:val="24"/>
              </w:rPr>
              <w:t>□月</w:t>
            </w:r>
            <w:r>
              <w:rPr>
                <w:rFonts w:ascii="仿宋_GB2312" w:hAnsi="黑体" w:hint="eastAsia"/>
                <w:sz w:val="24"/>
              </w:rPr>
              <w:t xml:space="preserve"> </w:t>
            </w:r>
            <w:r>
              <w:rPr>
                <w:rFonts w:ascii="仿宋_GB2312" w:hAnsi="黑体" w:hint="eastAsia"/>
                <w:sz w:val="24"/>
              </w:rPr>
              <w:t>□季</w:t>
            </w:r>
            <w:r>
              <w:rPr>
                <w:rFonts w:ascii="仿宋_GB2312" w:hAnsi="黑体" w:hint="eastAsia"/>
                <w:sz w:val="24"/>
              </w:rPr>
              <w:t xml:space="preserve"> </w:t>
            </w:r>
            <w:r>
              <w:rPr>
                <w:rFonts w:ascii="仿宋_GB2312" w:hAnsi="黑体" w:hint="eastAsia"/>
                <w:sz w:val="24"/>
              </w:rPr>
              <w:t>□半年</w:t>
            </w:r>
            <w:r>
              <w:rPr>
                <w:rFonts w:ascii="仿宋_GB2312" w:hAnsi="黑体" w:hint="eastAsia"/>
                <w:sz w:val="24"/>
              </w:rPr>
              <w:t xml:space="preserve"> </w:t>
            </w:r>
            <w:r>
              <w:rPr>
                <w:rFonts w:ascii="仿宋_GB2312" w:hAnsi="黑体" w:hint="eastAsia"/>
                <w:sz w:val="24"/>
              </w:rPr>
              <w:t>□年为一个支付周期，于</w:t>
            </w:r>
            <w:r>
              <w:rPr>
                <w:rFonts w:ascii="仿宋_GB2312" w:hAnsi="黑体" w:hint="eastAsia"/>
                <w:sz w:val="24"/>
                <w:u w:val="single"/>
              </w:rPr>
              <w:t xml:space="preserve">      </w:t>
            </w:r>
            <w:r>
              <w:rPr>
                <w:rFonts w:ascii="仿宋_GB2312" w:hAnsi="黑体" w:hint="eastAsia"/>
                <w:sz w:val="24"/>
              </w:rPr>
              <w:t>年</w:t>
            </w:r>
            <w:r>
              <w:rPr>
                <w:rFonts w:ascii="仿宋_GB2312" w:hAnsi="黑体" w:hint="eastAsia"/>
                <w:sz w:val="24"/>
                <w:u w:val="single"/>
              </w:rPr>
              <w:t xml:space="preserve">   </w:t>
            </w:r>
            <w:r>
              <w:rPr>
                <w:rFonts w:ascii="仿宋_GB2312" w:hAnsi="黑体" w:hint="eastAsia"/>
                <w:sz w:val="24"/>
              </w:rPr>
              <w:t>月</w:t>
            </w:r>
            <w:r>
              <w:rPr>
                <w:rFonts w:ascii="仿宋_GB2312" w:hAnsi="黑体" w:hint="eastAsia"/>
                <w:sz w:val="24"/>
                <w:u w:val="single"/>
              </w:rPr>
              <w:t xml:space="preserve">   </w:t>
            </w:r>
            <w:r>
              <w:rPr>
                <w:rFonts w:ascii="仿宋_GB2312" w:hAnsi="黑体" w:hint="eastAsia"/>
                <w:sz w:val="24"/>
              </w:rPr>
              <w:t>日前支付首期租金</w:t>
            </w:r>
            <w:r>
              <w:rPr>
                <w:rFonts w:ascii="仿宋_GB2312" w:hAnsi="黑体" w:hint="eastAsia"/>
                <w:sz w:val="24"/>
                <w:u w:val="single"/>
              </w:rPr>
              <w:t xml:space="preserve">       </w:t>
            </w:r>
            <w:r>
              <w:rPr>
                <w:rFonts w:ascii="仿宋_GB2312" w:hAnsi="黑体" w:hint="eastAsia"/>
                <w:sz w:val="24"/>
              </w:rPr>
              <w:t>元；每个周期支付租金</w:t>
            </w:r>
            <w:r>
              <w:rPr>
                <w:rFonts w:ascii="仿宋_GB2312" w:hAnsi="黑体" w:hint="eastAsia"/>
                <w:sz w:val="24"/>
                <w:u w:val="single"/>
              </w:rPr>
              <w:t xml:space="preserve">        </w:t>
            </w:r>
            <w:r>
              <w:rPr>
                <w:rFonts w:ascii="仿宋_GB2312" w:hAnsi="黑体" w:hint="eastAsia"/>
                <w:sz w:val="24"/>
              </w:rPr>
              <w:t>元，并在前一个支付周期届满前</w:t>
            </w:r>
            <w:r>
              <w:rPr>
                <w:rFonts w:ascii="仿宋_GB2312" w:hAnsi="黑体" w:hint="eastAsia"/>
                <w:sz w:val="24"/>
                <w:u w:val="single"/>
              </w:rPr>
              <w:t xml:space="preserve">   </w:t>
            </w:r>
            <w:r>
              <w:rPr>
                <w:rFonts w:ascii="仿宋_GB2312" w:hAnsi="黑体" w:hint="eastAsia"/>
                <w:sz w:val="24"/>
              </w:rPr>
              <w:t>日支付下一个周期租金。</w:t>
            </w:r>
          </w:p>
        </w:tc>
      </w:tr>
      <w:tr w:rsidR="00000000">
        <w:trPr>
          <w:cantSplit/>
          <w:trHeight w:hRule="exact" w:val="712"/>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黑体"/>
                <w:sz w:val="24"/>
                <w:u w:val="single"/>
              </w:rPr>
            </w:pPr>
            <w:r>
              <w:rPr>
                <w:rFonts w:ascii="仿宋_GB2312" w:hAnsi="黑体" w:hint="eastAsia"/>
                <w:spacing w:val="-9"/>
                <w:sz w:val="24"/>
              </w:rPr>
              <w:t>甲方收款账户</w:t>
            </w:r>
            <w:r>
              <w:rPr>
                <w:rFonts w:ascii="仿宋_GB2312" w:hAnsi="黑体" w:hint="eastAsia"/>
                <w:spacing w:val="-9"/>
                <w:sz w:val="24"/>
              </w:rPr>
              <w:t>(</w:t>
            </w:r>
            <w:r>
              <w:rPr>
                <w:rFonts w:ascii="仿宋_GB2312" w:hAnsi="黑体" w:hint="eastAsia"/>
                <w:spacing w:val="-9"/>
                <w:sz w:val="24"/>
              </w:rPr>
              <w:t>如遇账户信息变更，以甲方盖</w:t>
            </w:r>
            <w:r>
              <w:rPr>
                <w:rFonts w:ascii="仿宋_GB2312" w:hAnsi="黑体" w:hint="eastAsia"/>
                <w:spacing w:val="-9"/>
                <w:sz w:val="24"/>
              </w:rPr>
              <w:t>公章的书面通知为准</w:t>
            </w:r>
            <w:r>
              <w:rPr>
                <w:rFonts w:ascii="仿宋_GB2312" w:hAnsi="黑体" w:hint="eastAsia"/>
                <w:spacing w:val="-9"/>
                <w:sz w:val="24"/>
              </w:rPr>
              <w:t>)</w:t>
            </w:r>
            <w:r>
              <w:rPr>
                <w:rFonts w:ascii="仿宋_GB2312" w:hAnsi="黑体" w:hint="eastAsia"/>
                <w:spacing w:val="-9"/>
                <w:sz w:val="24"/>
              </w:rPr>
              <w:t>：</w:t>
            </w:r>
            <w:r>
              <w:rPr>
                <w:rFonts w:ascii="仿宋_GB2312" w:hAnsi="黑体" w:hint="eastAsia"/>
                <w:spacing w:val="-9"/>
                <w:sz w:val="24"/>
              </w:rPr>
              <w:t xml:space="preserve"> </w:t>
            </w:r>
            <w:r>
              <w:rPr>
                <w:rFonts w:ascii="仿宋_GB2312" w:hAnsi="黑体" w:hint="eastAsia"/>
                <w:sz w:val="24"/>
              </w:rPr>
              <w:t>户名：</w:t>
            </w:r>
            <w:r>
              <w:rPr>
                <w:rFonts w:ascii="仿宋_GB2312" w:hAnsi="黑体" w:hint="eastAsia"/>
                <w:sz w:val="24"/>
                <w:u w:val="single"/>
              </w:rPr>
              <w:t xml:space="preserve">                          </w:t>
            </w:r>
          </w:p>
          <w:p w:rsidR="0031564C" w:rsidRDefault="0031564C">
            <w:pPr>
              <w:adjustRightInd w:val="0"/>
              <w:snapToGrid w:val="0"/>
              <w:spacing w:line="320" w:lineRule="exact"/>
              <w:rPr>
                <w:rFonts w:ascii="黑体" w:eastAsia="黑体" w:hAnsi="黑体"/>
                <w:sz w:val="24"/>
              </w:rPr>
            </w:pPr>
            <w:r>
              <w:rPr>
                <w:rFonts w:ascii="仿宋_GB2312" w:hAnsi="黑体" w:hint="eastAsia"/>
                <w:sz w:val="24"/>
              </w:rPr>
              <w:t>开户行：</w:t>
            </w:r>
            <w:r>
              <w:rPr>
                <w:rFonts w:ascii="仿宋_GB2312" w:hAnsi="黑体" w:hint="eastAsia"/>
                <w:sz w:val="24"/>
                <w:u w:val="single"/>
              </w:rPr>
              <w:t xml:space="preserve">                                  </w:t>
            </w:r>
            <w:r>
              <w:rPr>
                <w:rFonts w:ascii="仿宋_GB2312" w:hAnsi="黑体" w:hint="eastAsia"/>
                <w:sz w:val="24"/>
              </w:rPr>
              <w:t xml:space="preserve">  </w:t>
            </w:r>
            <w:r>
              <w:rPr>
                <w:rFonts w:ascii="仿宋_GB2312" w:hAnsi="黑体" w:hint="eastAsia"/>
                <w:sz w:val="24"/>
              </w:rPr>
              <w:t>账户：</w:t>
            </w:r>
            <w:r>
              <w:rPr>
                <w:rFonts w:ascii="仿宋_GB2312" w:hAnsi="黑体" w:hint="eastAsia"/>
                <w:sz w:val="24"/>
                <w:u w:val="single"/>
              </w:rPr>
              <w:t xml:space="preserve">                            </w:t>
            </w:r>
            <w:r>
              <w:rPr>
                <w:rFonts w:ascii="黑体" w:eastAsia="黑体" w:hAnsi="黑体"/>
                <w:sz w:val="24"/>
                <w:u w:val="single"/>
              </w:rPr>
              <w:t xml:space="preserve">         </w:t>
            </w:r>
          </w:p>
        </w:tc>
      </w:tr>
      <w:tr w:rsidR="00000000">
        <w:trPr>
          <w:cantSplit/>
          <w:trHeight w:hRule="exact" w:val="429"/>
          <w:jc w:val="center"/>
        </w:trPr>
        <w:tc>
          <w:tcPr>
            <w:tcW w:w="5000" w:type="pct"/>
            <w:gridSpan w:val="14"/>
            <w:tcBorders>
              <w:tl2br w:val="nil"/>
              <w:tr2bl w:val="nil"/>
            </w:tcBorders>
            <w:vAlign w:val="center"/>
          </w:tcPr>
          <w:p w:rsidR="0031564C" w:rsidRDefault="0031564C">
            <w:pPr>
              <w:adjustRightInd w:val="0"/>
              <w:snapToGrid w:val="0"/>
              <w:spacing w:line="320" w:lineRule="exact"/>
              <w:jc w:val="center"/>
              <w:rPr>
                <w:rFonts w:ascii="黑体" w:eastAsia="黑体" w:hAnsi="黑体"/>
                <w:sz w:val="24"/>
              </w:rPr>
            </w:pPr>
            <w:r>
              <w:rPr>
                <w:rFonts w:ascii="黑体" w:eastAsia="黑体" w:hAnsi="黑体" w:hint="eastAsia"/>
                <w:sz w:val="24"/>
              </w:rPr>
              <w:t>车辆保险</w:t>
            </w:r>
          </w:p>
        </w:tc>
      </w:tr>
      <w:tr w:rsidR="00000000">
        <w:trPr>
          <w:cantSplit/>
          <w:trHeight w:hRule="exact" w:val="1871"/>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仿宋_GB2312" w:cs="仿宋_GB2312"/>
                <w:sz w:val="24"/>
              </w:rPr>
            </w:pPr>
            <w:r>
              <w:rPr>
                <w:rFonts w:ascii="黑体" w:eastAsia="黑体" w:hAnsi="黑体" w:hint="eastAsia"/>
                <w:sz w:val="24"/>
              </w:rPr>
              <w:t>除机动车交通事故责任强制保险外，出租人已投保保险种类及保额</w:t>
            </w:r>
            <w:r>
              <w:rPr>
                <w:rFonts w:ascii="黑体" w:eastAsia="黑体" w:hAnsi="黑体" w:hint="eastAsia"/>
                <w:sz w:val="24"/>
              </w:rPr>
              <w:t>:</w:t>
            </w:r>
            <w:r>
              <w:rPr>
                <w:rFonts w:ascii="仿宋_GB2312" w:hAnsi="仿宋_GB2312" w:cs="仿宋_GB2312" w:hint="eastAsia"/>
                <w:sz w:val="24"/>
              </w:rPr>
              <w:t xml:space="preserve"> </w:t>
            </w:r>
          </w:p>
          <w:p w:rsidR="0031564C" w:rsidRDefault="0031564C">
            <w:pPr>
              <w:adjustRightInd w:val="0"/>
              <w:snapToGrid w:val="0"/>
              <w:spacing w:line="320" w:lineRule="exact"/>
              <w:jc w:val="left"/>
              <w:rPr>
                <w:rFonts w:ascii="仿宋_GB2312" w:hAnsi="仿宋_GB2312" w:cs="仿宋_GB2312"/>
                <w:sz w:val="24"/>
              </w:rPr>
            </w:pPr>
            <w:r>
              <w:rPr>
                <w:rFonts w:ascii="仿宋_GB2312" w:hAnsi="仿宋_GB2312" w:cs="仿宋_GB2312" w:hint="eastAsia"/>
                <w:sz w:val="24"/>
              </w:rPr>
              <w:t>☑第三者责任险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☑车辆损失险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 xml:space="preserve">  </w:t>
            </w:r>
          </w:p>
          <w:p w:rsidR="0031564C" w:rsidRDefault="0031564C">
            <w:pPr>
              <w:adjustRightInd w:val="0"/>
              <w:snapToGrid w:val="0"/>
              <w:spacing w:line="320" w:lineRule="exact"/>
              <w:jc w:val="left"/>
              <w:rPr>
                <w:rFonts w:ascii="仿宋_GB2312" w:hAnsi="仿宋_GB2312" w:cs="仿宋_GB2312"/>
                <w:sz w:val="24"/>
                <w:u w:val="single"/>
              </w:rPr>
            </w:pPr>
            <w:r>
              <w:rPr>
                <w:rFonts w:ascii="仿宋_GB2312" w:hAnsi="仿宋_GB2312" w:cs="仿宋_GB2312" w:hint="eastAsia"/>
                <w:sz w:val="24"/>
              </w:rPr>
              <w:t>□车上人员责任险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□盗抢险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p>
          <w:p w:rsidR="0031564C" w:rsidRDefault="0031564C">
            <w:pPr>
              <w:adjustRightInd w:val="0"/>
              <w:snapToGrid w:val="0"/>
              <w:spacing w:line="320" w:lineRule="exact"/>
              <w:jc w:val="left"/>
              <w:rPr>
                <w:rFonts w:ascii="仿宋_GB2312" w:hAnsi="仿宋_GB2312" w:cs="仿宋_GB2312"/>
                <w:sz w:val="24"/>
              </w:rPr>
            </w:pPr>
            <w:r>
              <w:rPr>
                <w:rFonts w:ascii="仿宋_GB2312" w:hAnsi="仿宋_GB2312" w:cs="仿宋_GB2312" w:hint="eastAsia"/>
                <w:sz w:val="24"/>
              </w:rPr>
              <w:t>□玻璃单独破碎险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□车辆自燃损失险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 xml:space="preserve">  </w:t>
            </w:r>
          </w:p>
          <w:p w:rsidR="0031564C" w:rsidRDefault="0031564C">
            <w:pPr>
              <w:adjustRightInd w:val="0"/>
              <w:snapToGrid w:val="0"/>
              <w:spacing w:line="320" w:lineRule="exact"/>
              <w:jc w:val="left"/>
              <w:rPr>
                <w:rFonts w:ascii="仿宋_GB2312" w:hAnsi="仿宋_GB2312" w:cs="仿宋_GB2312"/>
                <w:sz w:val="24"/>
                <w:u w:val="single"/>
              </w:rPr>
            </w:pPr>
            <w:r>
              <w:rPr>
                <w:rFonts w:ascii="仿宋_GB2312" w:hAnsi="仿宋_GB2312" w:cs="仿宋_GB2312" w:hint="eastAsia"/>
                <w:sz w:val="24"/>
              </w:rPr>
              <w:t>□车身划痕险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□涉水损失险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□不计免赔险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p>
        </w:tc>
      </w:tr>
      <w:tr w:rsidR="00000000">
        <w:trPr>
          <w:cantSplit/>
          <w:trHeight w:hRule="exact" w:val="2890"/>
          <w:jc w:val="center"/>
        </w:trPr>
        <w:tc>
          <w:tcPr>
            <w:tcW w:w="5000" w:type="pct"/>
            <w:gridSpan w:val="14"/>
            <w:tcBorders>
              <w:tl2br w:val="nil"/>
              <w:tr2bl w:val="nil"/>
            </w:tcBorders>
            <w:vAlign w:val="center"/>
          </w:tcPr>
          <w:p w:rsidR="0031564C" w:rsidRDefault="0031564C">
            <w:pPr>
              <w:adjustRightInd w:val="0"/>
              <w:snapToGrid w:val="0"/>
              <w:spacing w:beforeLines="50" w:before="220" w:line="320" w:lineRule="exact"/>
              <w:jc w:val="left"/>
              <w:rPr>
                <w:rFonts w:ascii="黑体" w:eastAsia="黑体" w:hAnsi="黑体" w:hint="eastAsia"/>
                <w:sz w:val="24"/>
              </w:rPr>
            </w:pPr>
            <w:r>
              <w:rPr>
                <w:rFonts w:ascii="黑体" w:eastAsia="黑体" w:hAnsi="黑体" w:hint="eastAsia"/>
                <w:sz w:val="24"/>
              </w:rPr>
              <w:t>承租人要求另行增加保险种类、保额及费用：</w:t>
            </w:r>
          </w:p>
          <w:p w:rsidR="0031564C" w:rsidRDefault="0031564C">
            <w:pPr>
              <w:adjustRightInd w:val="0"/>
              <w:snapToGrid w:val="0"/>
              <w:spacing w:line="320" w:lineRule="exact"/>
              <w:jc w:val="left"/>
              <w:rPr>
                <w:rFonts w:ascii="仿宋_GB2312" w:hAnsi="仿宋_GB2312" w:cs="仿宋_GB2312" w:hint="eastAsia"/>
                <w:sz w:val="24"/>
              </w:rPr>
            </w:pPr>
            <w:r>
              <w:rPr>
                <w:rFonts w:ascii="仿宋_GB2312" w:hAnsi="仿宋_GB2312" w:cs="仿宋_GB2312" w:hint="eastAsia"/>
                <w:sz w:val="24"/>
              </w:rPr>
              <w:t>□第三者责任险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保险费用</w:t>
            </w:r>
            <w:r>
              <w:rPr>
                <w:rFonts w:ascii="仿宋_GB2312" w:hAnsi="仿宋_GB2312" w:cs="仿宋_GB2312" w:hint="eastAsia"/>
                <w:sz w:val="24"/>
                <w:u w:val="single"/>
              </w:rPr>
              <w:t xml:space="preserve">       </w:t>
            </w:r>
            <w:r>
              <w:rPr>
                <w:rFonts w:ascii="仿宋_GB2312" w:hAnsi="仿宋_GB2312" w:cs="仿宋_GB2312" w:hint="eastAsia"/>
                <w:sz w:val="24"/>
              </w:rPr>
              <w:t>□车辆损失险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保险费用</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□车上人员责任险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保险费用</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□盗抢险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保险费用</w:t>
            </w:r>
            <w:r>
              <w:rPr>
                <w:rFonts w:ascii="仿宋_GB2312" w:hAnsi="仿宋_GB2312" w:cs="仿宋_GB2312" w:hint="eastAsia"/>
                <w:sz w:val="24"/>
                <w:u w:val="single"/>
              </w:rPr>
              <w:t xml:space="preserve">          </w:t>
            </w:r>
            <w:r>
              <w:rPr>
                <w:rFonts w:ascii="仿宋_GB2312" w:hAnsi="仿宋_GB2312" w:cs="仿宋_GB2312" w:hint="eastAsia"/>
                <w:sz w:val="24"/>
              </w:rPr>
              <w:t>□玻璃单独破碎险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保险费用</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□车辆自燃损失险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保险费用</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□车身划痕险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保险费用</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□涉水损失险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保险费用</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□不计免赔险</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保险费用</w:t>
            </w:r>
            <w:r>
              <w:rPr>
                <w:rFonts w:ascii="仿宋_GB2312" w:hAnsi="仿宋_GB2312" w:cs="仿宋_GB2312" w:hint="eastAsia"/>
                <w:sz w:val="24"/>
                <w:u w:val="single"/>
              </w:rPr>
              <w:t xml:space="preserve">         </w:t>
            </w:r>
            <w:r>
              <w:rPr>
                <w:rFonts w:ascii="仿宋_GB2312" w:hAnsi="仿宋_GB2312" w:cs="仿宋_GB2312" w:hint="eastAsia"/>
                <w:sz w:val="24"/>
              </w:rPr>
              <w:t xml:space="preserve"> </w:t>
            </w:r>
            <w:r>
              <w:rPr>
                <w:rFonts w:ascii="仿宋_GB2312" w:hAnsi="仿宋_GB2312" w:cs="仿宋_GB2312" w:hint="eastAsia"/>
                <w:sz w:val="24"/>
              </w:rPr>
              <w:t>□其他</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保额</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sz w:val="24"/>
              </w:rPr>
              <w:t>保险费用</w:t>
            </w:r>
            <w:r>
              <w:rPr>
                <w:rFonts w:ascii="仿宋_GB2312" w:hAnsi="仿宋_GB2312" w:cs="仿宋_GB2312" w:hint="eastAsia"/>
                <w:sz w:val="24"/>
                <w:u w:val="single"/>
              </w:rPr>
              <w:t xml:space="preserve">      </w:t>
            </w:r>
            <w:r>
              <w:rPr>
                <w:rFonts w:ascii="仿宋_GB2312" w:hAnsi="仿宋_GB2312" w:cs="仿宋_GB2312" w:hint="eastAsia"/>
                <w:sz w:val="24"/>
              </w:rPr>
              <w:t xml:space="preserve"> </w:t>
            </w:r>
          </w:p>
          <w:p w:rsidR="0031564C" w:rsidRDefault="0031564C">
            <w:pPr>
              <w:adjustRightInd w:val="0"/>
              <w:snapToGrid w:val="0"/>
              <w:spacing w:line="320" w:lineRule="exact"/>
              <w:jc w:val="left"/>
              <w:rPr>
                <w:rFonts w:ascii="黑体" w:eastAsia="黑体" w:hAnsi="黑体" w:hint="eastAsia"/>
                <w:sz w:val="24"/>
              </w:rPr>
            </w:pPr>
          </w:p>
          <w:p w:rsidR="0031564C" w:rsidRDefault="0031564C">
            <w:pPr>
              <w:adjustRightInd w:val="0"/>
              <w:snapToGrid w:val="0"/>
              <w:spacing w:line="320" w:lineRule="exact"/>
              <w:jc w:val="left"/>
              <w:rPr>
                <w:rFonts w:ascii="黑体" w:eastAsia="黑体" w:hAnsi="黑体" w:hint="eastAsia"/>
                <w:sz w:val="24"/>
              </w:rPr>
            </w:pPr>
            <w:r>
              <w:rPr>
                <w:rFonts w:ascii="黑体" w:eastAsia="黑体" w:hAnsi="黑体" w:hint="eastAsia"/>
                <w:sz w:val="24"/>
              </w:rPr>
              <w:t>上述增加的保险费用合计</w:t>
            </w:r>
            <w:r>
              <w:rPr>
                <w:rFonts w:ascii="黑体" w:eastAsia="黑体" w:hAnsi="黑体" w:hint="eastAsia"/>
                <w:sz w:val="24"/>
              </w:rPr>
              <w:t xml:space="preserve"> </w:t>
            </w:r>
            <w:r>
              <w:rPr>
                <w:rFonts w:ascii="仿宋_GB2312" w:hAnsi="仿宋_GB2312" w:cs="仿宋_GB2312" w:hint="eastAsia"/>
                <w:sz w:val="24"/>
                <w:u w:val="single"/>
              </w:rPr>
              <w:t xml:space="preserve">           </w:t>
            </w:r>
            <w:r>
              <w:rPr>
                <w:rFonts w:ascii="黑体" w:eastAsia="黑体" w:hAnsi="黑体" w:hint="eastAsia"/>
                <w:sz w:val="24"/>
              </w:rPr>
              <w:t xml:space="preserve"> </w:t>
            </w:r>
            <w:r>
              <w:rPr>
                <w:rFonts w:ascii="黑体" w:eastAsia="黑体" w:hAnsi="黑体" w:hint="eastAsia"/>
                <w:sz w:val="24"/>
              </w:rPr>
              <w:t>元，由承租人承担。</w:t>
            </w:r>
          </w:p>
          <w:p w:rsidR="0031564C" w:rsidRDefault="0031564C">
            <w:pPr>
              <w:adjustRightInd w:val="0"/>
              <w:snapToGrid w:val="0"/>
              <w:spacing w:line="320" w:lineRule="exact"/>
              <w:jc w:val="left"/>
              <w:rPr>
                <w:rFonts w:ascii="仿宋_GB2312" w:hAnsi="仿宋_GB2312" w:cs="仿宋_GB2312" w:hint="eastAsia"/>
                <w:sz w:val="24"/>
              </w:rPr>
            </w:pPr>
          </w:p>
        </w:tc>
      </w:tr>
      <w:tr w:rsidR="00000000">
        <w:trPr>
          <w:cantSplit/>
          <w:trHeight w:hRule="exact" w:val="2835"/>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仿宋_GB2312" w:cs="仿宋_GB2312"/>
                <w:sz w:val="24"/>
              </w:rPr>
            </w:pPr>
            <w:r>
              <w:rPr>
                <w:rFonts w:ascii="黑体" w:eastAsia="黑体" w:hAnsi="黑体" w:hint="eastAsia"/>
                <w:sz w:val="24"/>
              </w:rPr>
              <w:t>履约担保方式</w:t>
            </w:r>
            <w:r>
              <w:rPr>
                <w:rFonts w:ascii="仿宋_GB2312" w:hAnsi="仿宋_GB2312" w:cs="仿宋_GB2312" w:hint="eastAsia"/>
                <w:sz w:val="24"/>
              </w:rPr>
              <w:t>（选择其一）：</w:t>
            </w:r>
          </w:p>
          <w:p w:rsidR="0031564C" w:rsidRDefault="0031564C">
            <w:pPr>
              <w:adjustRightInd w:val="0"/>
              <w:snapToGrid w:val="0"/>
              <w:spacing w:line="320" w:lineRule="exact"/>
              <w:jc w:val="left"/>
              <w:rPr>
                <w:rFonts w:ascii="仿宋_GB2312" w:hAnsi="仿宋_GB2312" w:cs="仿宋_GB2312"/>
                <w:sz w:val="24"/>
                <w:u w:val="single"/>
              </w:rPr>
            </w:pPr>
            <w:r>
              <w:rPr>
                <w:rFonts w:ascii="仿宋_GB2312" w:hAnsi="仿宋_GB2312" w:cs="仿宋_GB2312" w:hint="eastAsia"/>
                <w:sz w:val="24"/>
              </w:rPr>
              <w:t>□</w:t>
            </w:r>
            <w:r>
              <w:rPr>
                <w:rFonts w:ascii="仿宋_GB2312" w:hAnsi="仿宋_GB2312" w:cs="仿宋_GB2312" w:hint="eastAsia"/>
                <w:sz w:val="24"/>
              </w:rPr>
              <w:t xml:space="preserve"> </w:t>
            </w:r>
            <w:r>
              <w:rPr>
                <w:rFonts w:ascii="仿宋_GB2312" w:hAnsi="仿宋_GB2312" w:cs="仿宋_GB2312" w:hint="eastAsia"/>
                <w:sz w:val="24"/>
              </w:rPr>
              <w:t>保证金担保，</w:t>
            </w:r>
            <w:r>
              <w:rPr>
                <w:rFonts w:ascii="仿宋_GB2312" w:hAnsi="仿宋_GB2312" w:cs="仿宋_GB2312" w:hint="eastAsia"/>
                <w:sz w:val="24"/>
                <w:u w:val="single"/>
              </w:rPr>
              <w:t xml:space="preserve">           </w:t>
            </w:r>
            <w:r>
              <w:rPr>
                <w:rFonts w:ascii="仿宋_GB2312" w:hAnsi="仿宋_GB2312" w:cs="仿宋_GB2312" w:hint="eastAsia"/>
                <w:sz w:val="24"/>
              </w:rPr>
              <w:t>元（大写：</w:t>
            </w:r>
            <w:r>
              <w:rPr>
                <w:rFonts w:ascii="仿宋_GB2312" w:hAnsi="仿宋_GB2312" w:cs="仿宋_GB2312" w:hint="eastAsia"/>
                <w:sz w:val="24"/>
                <w:u w:val="single"/>
              </w:rPr>
              <w:t xml:space="preserve">                        </w:t>
            </w:r>
            <w:r>
              <w:rPr>
                <w:rFonts w:ascii="仿宋_GB2312" w:hAnsi="仿宋_GB2312" w:cs="仿宋_GB2312" w:hint="eastAsia"/>
                <w:sz w:val="24"/>
              </w:rPr>
              <w:t>元整），其中交通违法和</w:t>
            </w:r>
            <w:r>
              <w:rPr>
                <w:rFonts w:ascii="仿宋_GB2312" w:hAnsi="仿宋_GB2312" w:cs="仿宋_GB2312" w:hint="eastAsia"/>
                <w:sz w:val="24"/>
              </w:rPr>
              <w:t>ETC</w:t>
            </w:r>
            <w:r>
              <w:rPr>
                <w:rFonts w:ascii="仿宋_GB2312" w:hAnsi="仿宋_GB2312" w:cs="仿宋_GB2312" w:hint="eastAsia"/>
                <w:sz w:val="24"/>
              </w:rPr>
              <w:t>欠费保证金为</w:t>
            </w:r>
            <w:r>
              <w:rPr>
                <w:rFonts w:ascii="仿宋_GB2312" w:hAnsi="仿宋_GB2312" w:cs="仿宋_GB2312" w:hint="eastAsia"/>
                <w:sz w:val="24"/>
                <w:u w:val="single"/>
              </w:rPr>
              <w:t xml:space="preserve">          </w:t>
            </w:r>
            <w:r>
              <w:rPr>
                <w:rFonts w:ascii="仿宋_GB2312" w:hAnsi="仿宋_GB2312" w:cs="仿宋_GB2312" w:hint="eastAsia"/>
                <w:sz w:val="24"/>
              </w:rPr>
              <w:t>元。出租人退还剩余交通违法和</w:t>
            </w:r>
            <w:r>
              <w:rPr>
                <w:rFonts w:ascii="仿宋_GB2312" w:hAnsi="仿宋_GB2312" w:cs="仿宋_GB2312" w:hint="eastAsia"/>
                <w:sz w:val="24"/>
              </w:rPr>
              <w:t>ETC</w:t>
            </w:r>
            <w:r>
              <w:rPr>
                <w:rFonts w:ascii="仿宋_GB2312" w:hAnsi="仿宋_GB2312" w:cs="仿宋_GB2312" w:hint="eastAsia"/>
                <w:sz w:val="24"/>
              </w:rPr>
              <w:t>欠费保证金的期限为：自承租人交还租赁车辆之日起</w:t>
            </w:r>
            <w:r>
              <w:rPr>
                <w:rFonts w:ascii="仿宋_GB2312" w:hAnsi="仿宋_GB2312" w:cs="仿宋_GB2312" w:hint="eastAsia"/>
                <w:sz w:val="24"/>
                <w:u w:val="single"/>
              </w:rPr>
              <w:t xml:space="preserve">     </w:t>
            </w:r>
            <w:r>
              <w:rPr>
                <w:rFonts w:ascii="仿宋_GB2312" w:hAnsi="仿宋_GB2312" w:cs="仿宋_GB2312" w:hint="eastAsia"/>
                <w:sz w:val="24"/>
              </w:rPr>
              <w:t>日内。</w:t>
            </w:r>
          </w:p>
          <w:p w:rsidR="0031564C" w:rsidRDefault="0031564C">
            <w:pPr>
              <w:adjustRightInd w:val="0"/>
              <w:snapToGrid w:val="0"/>
              <w:spacing w:line="320" w:lineRule="exact"/>
              <w:jc w:val="left"/>
              <w:rPr>
                <w:rFonts w:ascii="仿宋_GB2312" w:hAnsi="仿宋_GB2312" w:cs="仿宋_GB2312"/>
                <w:sz w:val="24"/>
              </w:rPr>
            </w:pPr>
            <w:r>
              <w:rPr>
                <w:rFonts w:ascii="仿宋_GB2312" w:hAnsi="仿宋_GB2312" w:cs="仿宋_GB2312" w:hint="eastAsia"/>
                <w:sz w:val="24"/>
              </w:rPr>
              <w:t>□</w:t>
            </w:r>
            <w:r>
              <w:rPr>
                <w:rFonts w:ascii="仿宋_GB2312" w:hAnsi="仿宋_GB2312" w:cs="仿宋_GB2312" w:hint="eastAsia"/>
                <w:sz w:val="24"/>
              </w:rPr>
              <w:t xml:space="preserve"> </w:t>
            </w:r>
            <w:r>
              <w:rPr>
                <w:rFonts w:ascii="仿宋_GB2312" w:hAnsi="仿宋_GB2312" w:cs="仿宋_GB2312" w:hint="eastAsia"/>
                <w:sz w:val="24"/>
              </w:rPr>
              <w:t>银行卡预授权担保，</w:t>
            </w:r>
            <w:r>
              <w:rPr>
                <w:rFonts w:ascii="仿宋_GB2312" w:hAnsi="仿宋_GB2312" w:cs="仿宋_GB2312" w:hint="eastAsia"/>
                <w:sz w:val="24"/>
                <w:u w:val="single"/>
              </w:rPr>
              <w:t xml:space="preserve">         </w:t>
            </w:r>
            <w:r>
              <w:rPr>
                <w:rFonts w:ascii="仿宋_GB2312" w:hAnsi="仿宋_GB2312" w:cs="仿宋_GB2312" w:hint="eastAsia"/>
                <w:sz w:val="24"/>
              </w:rPr>
              <w:t>元（大写：</w:t>
            </w:r>
            <w:r>
              <w:rPr>
                <w:rFonts w:ascii="仿宋_GB2312" w:hAnsi="仿宋_GB2312" w:cs="仿宋_GB2312" w:hint="eastAsia"/>
                <w:sz w:val="24"/>
                <w:u w:val="single"/>
              </w:rPr>
              <w:t xml:space="preserve">                     </w:t>
            </w:r>
            <w:r>
              <w:rPr>
                <w:rFonts w:ascii="仿宋_GB2312" w:hAnsi="仿宋_GB2312" w:cs="仿宋_GB2312" w:hint="eastAsia"/>
                <w:sz w:val="24"/>
              </w:rPr>
              <w:t>元整），其中交通违法和</w:t>
            </w:r>
            <w:r>
              <w:rPr>
                <w:rFonts w:ascii="仿宋_GB2312" w:hAnsi="仿宋_GB2312" w:cs="仿宋_GB2312" w:hint="eastAsia"/>
                <w:sz w:val="24"/>
              </w:rPr>
              <w:t>ETC</w:t>
            </w:r>
            <w:r>
              <w:rPr>
                <w:rFonts w:ascii="仿宋_GB2312" w:hAnsi="仿宋_GB2312" w:cs="仿宋_GB2312" w:hint="eastAsia"/>
                <w:sz w:val="24"/>
              </w:rPr>
              <w:t>欠费保证金为</w:t>
            </w:r>
            <w:r>
              <w:rPr>
                <w:rFonts w:ascii="仿宋_GB2312" w:hAnsi="仿宋_GB2312" w:cs="仿宋_GB2312" w:hint="eastAsia"/>
                <w:sz w:val="24"/>
                <w:u w:val="single"/>
              </w:rPr>
              <w:t xml:space="preserve">        </w:t>
            </w:r>
            <w:r>
              <w:rPr>
                <w:rFonts w:ascii="仿宋_GB2312" w:hAnsi="仿宋_GB2312" w:cs="仿宋_GB2312" w:hint="eastAsia"/>
                <w:sz w:val="24"/>
              </w:rPr>
              <w:t>元。出租人撤销剩余预授权冻结额度的期限为：自承租人交还租赁车辆之日起</w:t>
            </w:r>
            <w:r>
              <w:rPr>
                <w:rFonts w:ascii="仿宋_GB2312" w:hAnsi="仿宋_GB2312" w:cs="仿宋_GB2312" w:hint="eastAsia"/>
                <w:sz w:val="24"/>
                <w:u w:val="single"/>
              </w:rPr>
              <w:t xml:space="preserve">     </w:t>
            </w:r>
            <w:r>
              <w:rPr>
                <w:rFonts w:ascii="仿宋_GB2312" w:hAnsi="仿宋_GB2312" w:cs="仿宋_GB2312" w:hint="eastAsia"/>
                <w:sz w:val="24"/>
              </w:rPr>
              <w:t>日内。</w:t>
            </w:r>
          </w:p>
          <w:p w:rsidR="0031564C" w:rsidRDefault="0031564C">
            <w:pPr>
              <w:adjustRightInd w:val="0"/>
              <w:snapToGrid w:val="0"/>
              <w:spacing w:line="320" w:lineRule="exact"/>
              <w:jc w:val="left"/>
              <w:rPr>
                <w:rFonts w:ascii="仿宋_GB2312" w:hAnsi="仿宋_GB2312" w:cs="仿宋_GB2312"/>
                <w:sz w:val="24"/>
              </w:rPr>
            </w:pPr>
            <w:r>
              <w:rPr>
                <w:rFonts w:ascii="仿宋_GB2312" w:hAnsi="仿宋_GB2312" w:cs="仿宋_GB2312" w:hint="eastAsia"/>
                <w:sz w:val="24"/>
              </w:rPr>
              <w:t>□</w:t>
            </w:r>
            <w:r>
              <w:rPr>
                <w:rFonts w:ascii="仿宋_GB2312" w:hAnsi="仿宋_GB2312" w:cs="仿宋_GB2312" w:hint="eastAsia"/>
                <w:sz w:val="24"/>
              </w:rPr>
              <w:t xml:space="preserve"> </w:t>
            </w:r>
            <w:r>
              <w:rPr>
                <w:rFonts w:ascii="仿宋_GB2312" w:hAnsi="仿宋_GB2312" w:cs="仿宋_GB2312" w:hint="eastAsia"/>
                <w:sz w:val="24"/>
              </w:rPr>
              <w:t>保证人担保，担保协议另行签订。</w:t>
            </w:r>
          </w:p>
        </w:tc>
      </w:tr>
      <w:tr w:rsidR="00000000">
        <w:trPr>
          <w:cantSplit/>
          <w:trHeight w:hRule="exact" w:val="1247"/>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仿宋_GB2312" w:cs="仿宋_GB2312"/>
                <w:sz w:val="24"/>
              </w:rPr>
            </w:pPr>
            <w:r>
              <w:rPr>
                <w:rFonts w:ascii="黑体" w:eastAsia="黑体" w:hAnsi="黑体" w:hint="eastAsia"/>
                <w:sz w:val="24"/>
              </w:rPr>
              <w:t>争议解</w:t>
            </w:r>
            <w:r>
              <w:rPr>
                <w:rFonts w:ascii="黑体" w:eastAsia="黑体" w:hAnsi="黑体" w:hint="eastAsia"/>
                <w:sz w:val="24"/>
              </w:rPr>
              <w:t>决办法</w:t>
            </w:r>
            <w:r>
              <w:rPr>
                <w:rFonts w:ascii="仿宋_GB2312" w:hAnsi="仿宋_GB2312" w:cs="仿宋_GB2312" w:hint="eastAsia"/>
                <w:sz w:val="24"/>
              </w:rPr>
              <w:t>（选择其一）：</w:t>
            </w:r>
          </w:p>
          <w:p w:rsidR="0031564C" w:rsidRDefault="0031564C">
            <w:pPr>
              <w:adjustRightInd w:val="0"/>
              <w:snapToGrid w:val="0"/>
              <w:spacing w:line="320" w:lineRule="exact"/>
              <w:jc w:val="left"/>
              <w:rPr>
                <w:rFonts w:ascii="仿宋_GB2312" w:hAnsi="仿宋_GB2312" w:cs="仿宋_GB2312"/>
                <w:sz w:val="24"/>
              </w:rPr>
            </w:pPr>
            <w:r>
              <w:rPr>
                <w:rFonts w:ascii="仿宋_GB2312" w:hAnsi="仿宋_GB2312" w:cs="仿宋_GB2312" w:hint="eastAsia"/>
                <w:sz w:val="24"/>
              </w:rPr>
              <w:t>□</w:t>
            </w:r>
            <w:r>
              <w:rPr>
                <w:rFonts w:ascii="仿宋_GB2312" w:hAnsi="仿宋_GB2312" w:cs="仿宋_GB2312" w:hint="eastAsia"/>
                <w:sz w:val="24"/>
              </w:rPr>
              <w:t xml:space="preserve"> </w:t>
            </w:r>
            <w:r>
              <w:rPr>
                <w:rFonts w:ascii="仿宋_GB2312" w:hAnsi="仿宋_GB2312" w:cs="仿宋_GB2312" w:hint="eastAsia"/>
                <w:sz w:val="24"/>
              </w:rPr>
              <w:t>向</w:t>
            </w:r>
            <w:r>
              <w:rPr>
                <w:rFonts w:ascii="仿宋_GB2312" w:hAnsi="仿宋_GB2312" w:cs="仿宋_GB2312" w:hint="eastAsia"/>
                <w:sz w:val="24"/>
                <w:u w:val="single"/>
              </w:rPr>
              <w:t xml:space="preserve">                               </w:t>
            </w:r>
            <w:r>
              <w:rPr>
                <w:rFonts w:ascii="仿宋_GB2312" w:hAnsi="仿宋_GB2312" w:cs="仿宋_GB2312" w:hint="eastAsia"/>
                <w:sz w:val="24"/>
              </w:rPr>
              <w:t>人民法院提起诉讼</w:t>
            </w:r>
          </w:p>
          <w:p w:rsidR="0031564C" w:rsidRDefault="0031564C">
            <w:pPr>
              <w:adjustRightInd w:val="0"/>
              <w:snapToGrid w:val="0"/>
              <w:spacing w:line="320" w:lineRule="exact"/>
              <w:jc w:val="left"/>
              <w:rPr>
                <w:rFonts w:ascii="仿宋_GB2312" w:hAnsi="仿宋_GB2312" w:cs="仿宋_GB2312"/>
                <w:sz w:val="24"/>
              </w:rPr>
            </w:pPr>
            <w:r>
              <w:rPr>
                <w:rFonts w:ascii="仿宋_GB2312" w:hAnsi="仿宋_GB2312" w:cs="仿宋_GB2312" w:hint="eastAsia"/>
                <w:sz w:val="24"/>
              </w:rPr>
              <w:t>□</w:t>
            </w:r>
            <w:r>
              <w:rPr>
                <w:rFonts w:ascii="仿宋_GB2312" w:hAnsi="仿宋_GB2312" w:cs="仿宋_GB2312" w:hint="eastAsia"/>
                <w:sz w:val="24"/>
              </w:rPr>
              <w:t xml:space="preserve"> </w:t>
            </w:r>
            <w:r>
              <w:rPr>
                <w:rFonts w:ascii="仿宋_GB2312" w:hAnsi="仿宋_GB2312" w:cs="仿宋_GB2312" w:hint="eastAsia"/>
                <w:sz w:val="24"/>
              </w:rPr>
              <w:t>向</w:t>
            </w:r>
            <w:r>
              <w:rPr>
                <w:rFonts w:ascii="仿宋_GB2312" w:hAnsi="仿宋_GB2312" w:cs="仿宋_GB2312" w:hint="eastAsia"/>
                <w:sz w:val="24"/>
                <w:u w:val="single"/>
              </w:rPr>
              <w:t xml:space="preserve">                               </w:t>
            </w:r>
            <w:r>
              <w:rPr>
                <w:rFonts w:ascii="仿宋_GB2312" w:hAnsi="仿宋_GB2312" w:cs="仿宋_GB2312" w:hint="eastAsia"/>
                <w:sz w:val="24"/>
              </w:rPr>
              <w:t>仲裁委员会申请仲裁</w:t>
            </w:r>
          </w:p>
        </w:tc>
      </w:tr>
      <w:tr w:rsidR="00000000">
        <w:trPr>
          <w:cantSplit/>
          <w:trHeight w:val="1361"/>
          <w:jc w:val="center"/>
        </w:trPr>
        <w:tc>
          <w:tcPr>
            <w:tcW w:w="641" w:type="pct"/>
            <w:tcBorders>
              <w:tl2br w:val="nil"/>
              <w:tr2bl w:val="nil"/>
            </w:tcBorders>
            <w:vAlign w:val="center"/>
          </w:tcPr>
          <w:p w:rsidR="0031564C" w:rsidRDefault="0031564C">
            <w:pPr>
              <w:adjustRightInd w:val="0"/>
              <w:snapToGrid w:val="0"/>
              <w:spacing w:line="320" w:lineRule="exact"/>
              <w:jc w:val="center"/>
              <w:rPr>
                <w:rFonts w:ascii="黑体" w:eastAsia="黑体" w:hAnsi="黑体" w:hint="eastAsia"/>
                <w:sz w:val="24"/>
              </w:rPr>
            </w:pPr>
            <w:r>
              <w:rPr>
                <w:rFonts w:ascii="黑体" w:eastAsia="黑体" w:hAnsi="黑体" w:hint="eastAsia"/>
                <w:sz w:val="24"/>
              </w:rPr>
              <w:t>合同变</w:t>
            </w:r>
          </w:p>
          <w:p w:rsidR="0031564C" w:rsidRDefault="0031564C">
            <w:pPr>
              <w:adjustRightInd w:val="0"/>
              <w:snapToGrid w:val="0"/>
              <w:spacing w:line="320" w:lineRule="exact"/>
              <w:jc w:val="center"/>
              <w:rPr>
                <w:rFonts w:ascii="仿宋_GB2312" w:hAnsi="仿宋_GB2312" w:cs="仿宋_GB2312"/>
                <w:sz w:val="24"/>
              </w:rPr>
            </w:pPr>
            <w:r>
              <w:rPr>
                <w:rFonts w:ascii="黑体" w:eastAsia="黑体" w:hAnsi="黑体" w:hint="eastAsia"/>
                <w:sz w:val="24"/>
              </w:rPr>
              <w:t>更记录</w:t>
            </w:r>
          </w:p>
        </w:tc>
        <w:tc>
          <w:tcPr>
            <w:tcW w:w="4359" w:type="pct"/>
            <w:gridSpan w:val="13"/>
            <w:tcBorders>
              <w:tl2br w:val="nil"/>
              <w:tr2bl w:val="nil"/>
            </w:tcBorders>
            <w:vAlign w:val="center"/>
          </w:tcPr>
          <w:p w:rsidR="0031564C" w:rsidRDefault="0031564C">
            <w:pPr>
              <w:adjustRightInd w:val="0"/>
              <w:snapToGrid w:val="0"/>
              <w:spacing w:line="320" w:lineRule="exact"/>
              <w:jc w:val="center"/>
              <w:rPr>
                <w:rFonts w:ascii="仿宋_GB2312" w:hAnsi="仿宋_GB2312" w:cs="仿宋_GB2312"/>
                <w:sz w:val="24"/>
              </w:rPr>
            </w:pPr>
          </w:p>
        </w:tc>
      </w:tr>
      <w:tr w:rsidR="00000000">
        <w:trPr>
          <w:cantSplit/>
          <w:trHeight w:hRule="exact" w:val="1474"/>
          <w:jc w:val="center"/>
        </w:trPr>
        <w:tc>
          <w:tcPr>
            <w:tcW w:w="641" w:type="pct"/>
            <w:tcBorders>
              <w:tl2br w:val="nil"/>
              <w:tr2bl w:val="nil"/>
            </w:tcBorders>
            <w:vAlign w:val="center"/>
          </w:tcPr>
          <w:p w:rsidR="0031564C" w:rsidRDefault="0031564C">
            <w:pPr>
              <w:adjustRightInd w:val="0"/>
              <w:snapToGrid w:val="0"/>
              <w:spacing w:line="320" w:lineRule="exact"/>
              <w:rPr>
                <w:rFonts w:ascii="仿宋_GB2312" w:hAnsi="仿宋_GB2312" w:cs="仿宋_GB2312"/>
                <w:sz w:val="24"/>
              </w:rPr>
            </w:pPr>
            <w:r>
              <w:rPr>
                <w:rFonts w:ascii="黑体" w:eastAsia="黑体" w:hAnsi="黑体" w:hint="eastAsia"/>
                <w:sz w:val="24"/>
              </w:rPr>
              <w:t>补充约定</w:t>
            </w:r>
          </w:p>
        </w:tc>
        <w:tc>
          <w:tcPr>
            <w:tcW w:w="4359" w:type="pct"/>
            <w:gridSpan w:val="13"/>
            <w:tcBorders>
              <w:tl2br w:val="nil"/>
              <w:tr2bl w:val="nil"/>
            </w:tcBorders>
            <w:vAlign w:val="center"/>
          </w:tcPr>
          <w:p w:rsidR="0031564C" w:rsidRDefault="0031564C">
            <w:pPr>
              <w:adjustRightInd w:val="0"/>
              <w:snapToGrid w:val="0"/>
              <w:spacing w:line="320" w:lineRule="exact"/>
              <w:rPr>
                <w:rFonts w:ascii="仿宋_GB2312" w:hAnsi="仿宋_GB2312" w:cs="仿宋_GB2312"/>
                <w:sz w:val="24"/>
              </w:rPr>
            </w:pPr>
          </w:p>
        </w:tc>
      </w:tr>
      <w:tr w:rsidR="00000000">
        <w:trPr>
          <w:cantSplit/>
          <w:trHeight w:val="1020"/>
          <w:jc w:val="center"/>
        </w:trPr>
        <w:tc>
          <w:tcPr>
            <w:tcW w:w="5000" w:type="pct"/>
            <w:gridSpan w:val="14"/>
            <w:tcBorders>
              <w:tl2br w:val="nil"/>
              <w:tr2bl w:val="nil"/>
            </w:tcBorders>
            <w:vAlign w:val="center"/>
          </w:tcPr>
          <w:p w:rsidR="0031564C" w:rsidRDefault="0031564C">
            <w:pPr>
              <w:adjustRightInd w:val="0"/>
              <w:snapToGrid w:val="0"/>
              <w:spacing w:line="320" w:lineRule="exact"/>
              <w:jc w:val="left"/>
              <w:rPr>
                <w:rFonts w:ascii="仿宋_GB2312" w:hAnsi="仿宋_GB2312" w:cs="仿宋_GB2312"/>
                <w:sz w:val="24"/>
              </w:rPr>
            </w:pPr>
            <w:r>
              <w:rPr>
                <w:rFonts w:ascii="仿宋_GB2312" w:hAnsi="仿宋_GB2312" w:cs="仿宋_GB2312" w:hint="eastAsia"/>
                <w:sz w:val="24"/>
              </w:rPr>
              <w:t>签订合同前请仔细阅读合同条款；本合同一式</w:t>
            </w:r>
            <w:r>
              <w:rPr>
                <w:rFonts w:ascii="仿宋_GB2312" w:hAnsi="仿宋_GB2312" w:cs="仿宋_GB2312" w:hint="eastAsia"/>
                <w:sz w:val="24"/>
                <w:u w:val="single"/>
              </w:rPr>
              <w:t xml:space="preserve">   </w:t>
            </w:r>
            <w:r>
              <w:rPr>
                <w:rFonts w:ascii="仿宋_GB2312" w:hAnsi="仿宋_GB2312" w:cs="仿宋_GB2312" w:hint="eastAsia"/>
                <w:sz w:val="24"/>
              </w:rPr>
              <w:t>份，其中出租人执</w:t>
            </w:r>
            <w:r>
              <w:rPr>
                <w:rFonts w:ascii="仿宋_GB2312" w:hAnsi="仿宋_GB2312" w:cs="仿宋_GB2312" w:hint="eastAsia"/>
                <w:sz w:val="24"/>
                <w:u w:val="single"/>
              </w:rPr>
              <w:t xml:space="preserve">    </w:t>
            </w:r>
            <w:r>
              <w:rPr>
                <w:rFonts w:ascii="仿宋_GB2312" w:hAnsi="仿宋_GB2312" w:cs="仿宋_GB2312" w:hint="eastAsia"/>
                <w:sz w:val="24"/>
              </w:rPr>
              <w:t>份，承租人执</w:t>
            </w:r>
            <w:r>
              <w:rPr>
                <w:rFonts w:ascii="仿宋_GB2312" w:hAnsi="仿宋_GB2312" w:cs="仿宋_GB2312" w:hint="eastAsia"/>
                <w:sz w:val="24"/>
                <w:u w:val="single"/>
              </w:rPr>
              <w:t xml:space="preserve">    </w:t>
            </w:r>
            <w:r>
              <w:rPr>
                <w:rFonts w:ascii="仿宋_GB2312" w:hAnsi="仿宋_GB2312" w:cs="仿宋_GB2312" w:hint="eastAsia"/>
                <w:sz w:val="24"/>
              </w:rPr>
              <w:t>份，具有同等法律效力。</w:t>
            </w:r>
          </w:p>
        </w:tc>
      </w:tr>
      <w:tr w:rsidR="00000000">
        <w:trPr>
          <w:cantSplit/>
          <w:trHeight w:hRule="exact" w:val="3061"/>
          <w:jc w:val="center"/>
        </w:trPr>
        <w:tc>
          <w:tcPr>
            <w:tcW w:w="2500" w:type="pct"/>
            <w:gridSpan w:val="9"/>
            <w:tcBorders>
              <w:tl2br w:val="nil"/>
              <w:tr2bl w:val="nil"/>
            </w:tcBorders>
            <w:vAlign w:val="center"/>
          </w:tcPr>
          <w:p w:rsidR="0031564C" w:rsidRDefault="0031564C">
            <w:pPr>
              <w:spacing w:before="156" w:line="420" w:lineRule="auto"/>
              <w:rPr>
                <w:rFonts w:ascii="仿宋_GB2312" w:hAnsi="仿宋_GB2312" w:cs="仿宋_GB2312" w:hint="eastAsia"/>
                <w:sz w:val="24"/>
              </w:rPr>
            </w:pPr>
            <w:r>
              <w:rPr>
                <w:rFonts w:ascii="仿宋_GB2312" w:hAnsi="仿宋_GB2312" w:cs="仿宋_GB2312" w:hint="eastAsia"/>
                <w:sz w:val="24"/>
              </w:rPr>
              <w:t>出租人（签章）：</w:t>
            </w:r>
          </w:p>
          <w:p w:rsidR="0031564C" w:rsidRDefault="0031564C">
            <w:pPr>
              <w:spacing w:before="156" w:line="420" w:lineRule="auto"/>
              <w:rPr>
                <w:rFonts w:ascii="仿宋_GB2312" w:hAnsi="仿宋_GB2312" w:cs="仿宋_GB2312"/>
                <w:sz w:val="24"/>
              </w:rPr>
            </w:pPr>
            <w:r>
              <w:rPr>
                <w:rFonts w:ascii="仿宋_GB2312" w:hAnsi="仿宋_GB2312" w:cs="仿宋_GB2312" w:hint="eastAsia"/>
                <w:sz w:val="24"/>
              </w:rPr>
              <w:t>法定代表人或授权代表：</w:t>
            </w:r>
          </w:p>
          <w:p w:rsidR="0031564C" w:rsidRDefault="0031564C">
            <w:pPr>
              <w:spacing w:line="420" w:lineRule="auto"/>
              <w:rPr>
                <w:rFonts w:ascii="仿宋_GB2312" w:hAnsi="仿宋_GB2312" w:cs="仿宋_GB2312" w:hint="eastAsia"/>
                <w:sz w:val="24"/>
              </w:rPr>
            </w:pPr>
            <w:r>
              <w:rPr>
                <w:rFonts w:ascii="仿宋_GB2312" w:hAnsi="仿宋_GB2312" w:cs="仿宋_GB2312" w:hint="eastAsia"/>
                <w:sz w:val="24"/>
              </w:rPr>
              <w:t>（签名）</w:t>
            </w:r>
          </w:p>
          <w:p w:rsidR="0031564C" w:rsidRDefault="0031564C">
            <w:pPr>
              <w:spacing w:beforeLines="50" w:before="220" w:line="420" w:lineRule="auto"/>
              <w:rPr>
                <w:rFonts w:ascii="仿宋_GB2312" w:hAnsi="仿宋_GB2312" w:cs="仿宋_GB2312"/>
                <w:sz w:val="24"/>
              </w:rPr>
            </w:pPr>
            <w:r>
              <w:rPr>
                <w:rFonts w:ascii="仿宋_GB2312" w:hAnsi="仿宋_GB2312" w:cs="仿宋_GB2312" w:hint="eastAsia"/>
                <w:sz w:val="24"/>
              </w:rPr>
              <w:t>签订日期：</w:t>
            </w:r>
            <w:r>
              <w:rPr>
                <w:rFonts w:ascii="仿宋_GB2312" w:hAnsi="仿宋_GB2312" w:cs="仿宋_GB2312" w:hint="eastAsia"/>
                <w:sz w:val="24"/>
                <w:u w:val="single"/>
              </w:rPr>
              <w:t xml:space="preserve">           </w:t>
            </w:r>
            <w:r>
              <w:rPr>
                <w:rFonts w:ascii="仿宋_GB2312" w:hAnsi="仿宋_GB2312" w:cs="仿宋_GB2312" w:hint="eastAsia"/>
                <w:sz w:val="24"/>
              </w:rPr>
              <w:t>年</w:t>
            </w:r>
            <w:r>
              <w:rPr>
                <w:rFonts w:ascii="仿宋_GB2312" w:hAnsi="仿宋_GB2312" w:cs="仿宋_GB2312" w:hint="eastAsia"/>
                <w:sz w:val="24"/>
                <w:u w:val="single"/>
              </w:rPr>
              <w:t xml:space="preserve">     </w:t>
            </w:r>
            <w:r>
              <w:rPr>
                <w:rFonts w:ascii="仿宋_GB2312" w:hAnsi="仿宋_GB2312" w:cs="仿宋_GB2312" w:hint="eastAsia"/>
                <w:sz w:val="24"/>
              </w:rPr>
              <w:t>月</w:t>
            </w:r>
            <w:r>
              <w:rPr>
                <w:rFonts w:ascii="仿宋_GB2312" w:hAnsi="仿宋_GB2312" w:cs="仿宋_GB2312" w:hint="eastAsia"/>
                <w:sz w:val="24"/>
                <w:u w:val="single"/>
              </w:rPr>
              <w:t xml:space="preserve">     </w:t>
            </w:r>
            <w:r>
              <w:rPr>
                <w:rFonts w:ascii="仿宋_GB2312" w:hAnsi="仿宋_GB2312" w:cs="仿宋_GB2312" w:hint="eastAsia"/>
                <w:sz w:val="24"/>
              </w:rPr>
              <w:t>日</w:t>
            </w:r>
          </w:p>
        </w:tc>
        <w:tc>
          <w:tcPr>
            <w:tcW w:w="2500" w:type="pct"/>
            <w:gridSpan w:val="5"/>
            <w:tcBorders>
              <w:tl2br w:val="nil"/>
              <w:tr2bl w:val="nil"/>
            </w:tcBorders>
            <w:vAlign w:val="center"/>
          </w:tcPr>
          <w:p w:rsidR="0031564C" w:rsidRDefault="0031564C">
            <w:pPr>
              <w:spacing w:before="156" w:line="420" w:lineRule="auto"/>
              <w:rPr>
                <w:rFonts w:ascii="仿宋_GB2312" w:hAnsi="仿宋_GB2312" w:cs="仿宋_GB2312" w:hint="eastAsia"/>
                <w:sz w:val="24"/>
              </w:rPr>
            </w:pPr>
            <w:r>
              <w:rPr>
                <w:rFonts w:ascii="仿宋_GB2312" w:hAnsi="仿宋_GB2312" w:cs="仿宋_GB2312" w:hint="eastAsia"/>
                <w:sz w:val="24"/>
              </w:rPr>
              <w:t>承租人（签章）：</w:t>
            </w:r>
          </w:p>
          <w:p w:rsidR="0031564C" w:rsidRDefault="0031564C">
            <w:pPr>
              <w:spacing w:before="156" w:line="420" w:lineRule="auto"/>
              <w:rPr>
                <w:rFonts w:ascii="仿宋_GB2312" w:hAnsi="仿宋_GB2312" w:cs="仿宋_GB2312"/>
                <w:sz w:val="24"/>
              </w:rPr>
            </w:pPr>
            <w:r>
              <w:rPr>
                <w:rFonts w:ascii="仿宋_GB2312" w:hAnsi="仿宋_GB2312" w:cs="仿宋_GB2312" w:hint="eastAsia"/>
                <w:sz w:val="24"/>
              </w:rPr>
              <w:t>法定代表人或授权代表：</w:t>
            </w:r>
          </w:p>
          <w:p w:rsidR="0031564C" w:rsidRDefault="0031564C">
            <w:pPr>
              <w:spacing w:line="420" w:lineRule="auto"/>
              <w:rPr>
                <w:rFonts w:ascii="仿宋_GB2312" w:hAnsi="仿宋_GB2312" w:cs="仿宋_GB2312" w:hint="eastAsia"/>
                <w:sz w:val="24"/>
              </w:rPr>
            </w:pPr>
            <w:r>
              <w:rPr>
                <w:rFonts w:ascii="仿宋_GB2312" w:hAnsi="仿宋_GB2312" w:cs="仿宋_GB2312" w:hint="eastAsia"/>
                <w:sz w:val="24"/>
              </w:rPr>
              <w:t>（签名）</w:t>
            </w:r>
          </w:p>
          <w:p w:rsidR="0031564C" w:rsidRDefault="0031564C">
            <w:pPr>
              <w:spacing w:beforeLines="50" w:before="220" w:line="320" w:lineRule="exact"/>
              <w:rPr>
                <w:rFonts w:ascii="仿宋_GB2312" w:hAnsi="仿宋_GB2312" w:cs="仿宋_GB2312"/>
                <w:sz w:val="24"/>
              </w:rPr>
            </w:pPr>
            <w:r>
              <w:rPr>
                <w:rFonts w:ascii="仿宋_GB2312" w:hAnsi="仿宋_GB2312" w:cs="仿宋_GB2312" w:hint="eastAsia"/>
                <w:sz w:val="24"/>
              </w:rPr>
              <w:t>签订日期：</w:t>
            </w:r>
            <w:r>
              <w:rPr>
                <w:rFonts w:ascii="仿宋_GB2312" w:hAnsi="仿宋_GB2312" w:cs="仿宋_GB2312" w:hint="eastAsia"/>
                <w:sz w:val="24"/>
                <w:u w:val="single"/>
              </w:rPr>
              <w:t xml:space="preserve">           </w:t>
            </w:r>
            <w:r>
              <w:rPr>
                <w:rFonts w:ascii="仿宋_GB2312" w:hAnsi="仿宋_GB2312" w:cs="仿宋_GB2312" w:hint="eastAsia"/>
                <w:sz w:val="24"/>
              </w:rPr>
              <w:t>年</w:t>
            </w:r>
            <w:r>
              <w:rPr>
                <w:rFonts w:ascii="仿宋_GB2312" w:hAnsi="仿宋_GB2312" w:cs="仿宋_GB2312" w:hint="eastAsia"/>
                <w:sz w:val="24"/>
                <w:u w:val="single"/>
              </w:rPr>
              <w:t xml:space="preserve">     </w:t>
            </w:r>
            <w:r>
              <w:rPr>
                <w:rFonts w:ascii="仿宋_GB2312" w:hAnsi="仿宋_GB2312" w:cs="仿宋_GB2312" w:hint="eastAsia"/>
                <w:sz w:val="24"/>
              </w:rPr>
              <w:t>月</w:t>
            </w:r>
            <w:r>
              <w:rPr>
                <w:rFonts w:ascii="仿宋_GB2312" w:hAnsi="仿宋_GB2312" w:cs="仿宋_GB2312" w:hint="eastAsia"/>
                <w:sz w:val="24"/>
                <w:u w:val="single"/>
              </w:rPr>
              <w:t xml:space="preserve">     </w:t>
            </w:r>
            <w:r>
              <w:rPr>
                <w:rFonts w:ascii="仿宋_GB2312" w:hAnsi="仿宋_GB2312" w:cs="仿宋_GB2312" w:hint="eastAsia"/>
                <w:sz w:val="24"/>
              </w:rPr>
              <w:t>日</w:t>
            </w:r>
          </w:p>
        </w:tc>
      </w:tr>
      <w:tr w:rsidR="00000000">
        <w:trPr>
          <w:cantSplit/>
          <w:trHeight w:hRule="exact" w:val="624"/>
          <w:jc w:val="center"/>
        </w:trPr>
        <w:tc>
          <w:tcPr>
            <w:tcW w:w="5000" w:type="pct"/>
            <w:gridSpan w:val="14"/>
            <w:tcBorders>
              <w:tl2br w:val="nil"/>
              <w:tr2bl w:val="nil"/>
            </w:tcBorders>
            <w:vAlign w:val="center"/>
          </w:tcPr>
          <w:p w:rsidR="0031564C" w:rsidRDefault="0031564C">
            <w:pPr>
              <w:rPr>
                <w:rFonts w:ascii="仿宋_GB2312" w:hAnsi="仿宋_GB2312" w:cs="仿宋_GB2312"/>
                <w:sz w:val="24"/>
              </w:rPr>
            </w:pPr>
            <w:r>
              <w:rPr>
                <w:rFonts w:ascii="仿宋_GB2312" w:hAnsi="仿宋_GB2312" w:cs="仿宋_GB2312" w:hint="eastAsia"/>
                <w:sz w:val="24"/>
              </w:rPr>
              <w:t>签订地点：</w:t>
            </w:r>
          </w:p>
        </w:tc>
      </w:tr>
    </w:tbl>
    <w:p w:rsidR="0031564C" w:rsidRDefault="0031564C">
      <w:pPr>
        <w:spacing w:line="20" w:lineRule="atLeast"/>
        <w:jc w:val="left"/>
        <w:rPr>
          <w:rFonts w:hint="eastAsia"/>
          <w:snapToGrid w:val="0"/>
          <w:kern w:val="0"/>
          <w:sz w:val="10"/>
          <w:szCs w:val="10"/>
        </w:rPr>
      </w:pPr>
    </w:p>
    <w:sectPr w:rsidR="0031564C">
      <w:pgSz w:w="11906" w:h="16838"/>
      <w:pgMar w:top="2098" w:right="1474" w:bottom="1984" w:left="1587" w:header="851" w:footer="992" w:gutter="0"/>
      <w:cols w:space="720"/>
      <w:docGrid w:type="lines" w:linePitch="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564C" w:rsidRDefault="0031564C">
      <w:r>
        <w:separator/>
      </w:r>
    </w:p>
  </w:endnote>
  <w:endnote w:type="continuationSeparator" w:id="0">
    <w:p w:rsidR="0031564C" w:rsidRDefault="00315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charset w:val="00"/>
    <w:family w:val="auto"/>
    <w:pitch w:val="default"/>
    <w:sig w:usb0="E0000AFF" w:usb1="00007843" w:usb2="00000001" w:usb3="00000000" w:csb0="400001BF" w:csb1="DFF70000"/>
  </w:font>
  <w:font w:name="兰米正黑体">
    <w:altName w:val="黑体"/>
    <w:charset w:val="00"/>
    <w:family w:val="auto"/>
    <w:pitch w:val="default"/>
    <w:sig w:usb0="00000000" w:usb1="00000000" w:usb2="00000012" w:usb3="00000000" w:csb0="00040001" w:csb1="00000000"/>
  </w:font>
  <w:font w:name="方正仿宋_GB2312">
    <w:altName w:val="仿宋"/>
    <w:charset w:val="00"/>
    <w:family w:val="auto"/>
    <w:pitch w:val="default"/>
    <w:sig w:usb0="00000000" w:usb1="00000000" w:usb2="00000012" w:usb3="00000000" w:csb0="00040001"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modern"/>
    <w:pitch w:val="default"/>
    <w:sig w:usb0="00000001" w:usb1="080E0000" w:usb2="00000000" w:usb3="00000000" w:csb0="00040000" w:csb1="00000000"/>
  </w:font>
  <w:font w:name="方正黑体_GBK">
    <w:altName w:val="微软雅黑"/>
    <w:charset w:val="86"/>
    <w:family w:val="auto"/>
    <w:pitch w:val="default"/>
    <w:sig w:usb0="00000001" w:usb1="08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564C" w:rsidRDefault="0031564C">
    <w:pPr>
      <w:pStyle w:val="a9"/>
      <w:tabs>
        <w:tab w:val="right" w:pos="8790"/>
      </w:tabs>
      <w:ind w:firstLineChars="100" w:firstLine="180"/>
      <w:rPr>
        <w:rFonts w:eastAsia="宋体" w:hint="eastAsia"/>
      </w:rPr>
    </w:pPr>
    <w:r>
      <w:pict>
        <v:shapetype id="_x0000_t202" coordsize="21600,21600" o:spt="202" path="m,l,21600r21600,l21600,xe">
          <v:stroke joinstyle="miter"/>
          <v:path gradientshapeok="t" o:connecttype="rect"/>
        </v:shapetype>
        <v:shape id="文本框 7" o:spid="_x0000_s1031" type="#_x0000_t202" style="position:absolute;left:0;text-align:left;margin-left:0;margin-top:-8.05pt;width:2in;height:2in;z-index:251658752;mso-wrap-style:none;mso-position-horizontal-relative:margin;v-text-anchor:top" filled="f" stroked="f">
          <v:fill o:detectmouseclick="t"/>
          <v:textbox style="mso-fit-shape-to-text:t" inset="0,0,0,0">
            <w:txbxContent>
              <w:p w:rsidR="0031564C" w:rsidRDefault="0031564C">
                <w:pPr>
                  <w:pStyle w:val="a9"/>
                  <w:tabs>
                    <w:tab w:val="right" w:pos="8790"/>
                  </w:tabs>
                </w:pPr>
                <w:r>
                  <w:rPr>
                    <w:rFonts w:ascii="宋体" w:eastAsia="宋体" w:hAnsi="宋体" w:hint="eastAsia"/>
                    <w:sz w:val="28"/>
                    <w:szCs w:val="28"/>
                  </w:rPr>
                  <w:t>－</w:t>
                </w:r>
                <w:r>
                  <w:rPr>
                    <w:rFonts w:ascii="宋体" w:eastAsia="宋体" w:hAnsi="宋体" w:hint="eastAsia"/>
                    <w:sz w:val="28"/>
                    <w:szCs w:val="28"/>
                  </w:rPr>
                  <w:t xml:space="preserve">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2</w:t>
                </w:r>
                <w:r>
                  <w:rPr>
                    <w:rFonts w:ascii="宋体" w:eastAsia="宋体" w:hAnsi="宋体"/>
                    <w:sz w:val="28"/>
                    <w:szCs w:val="28"/>
                  </w:rPr>
                  <w:fldChar w:fldCharType="end"/>
                </w:r>
                <w:r>
                  <w:rPr>
                    <w:rFonts w:ascii="宋体" w:eastAsia="宋体" w:hAnsi="宋体" w:hint="eastAsia"/>
                    <w:sz w:val="28"/>
                    <w:szCs w:val="28"/>
                  </w:rPr>
                  <w:t xml:space="preserve"> </w:t>
                </w:r>
                <w:r>
                  <w:rPr>
                    <w:rFonts w:ascii="宋体" w:eastAsia="宋体" w:hAnsi="宋体" w:hint="eastAsia"/>
                    <w:sz w:val="28"/>
                    <w:szCs w:val="28"/>
                  </w:rPr>
                  <w:t>－</w:t>
                </w:r>
                <w:r>
                  <w:rPr>
                    <w:rFonts w:ascii="宋体" w:eastAsia="宋体" w:hAnsi="宋体" w:hint="eastAsia"/>
                    <w:sz w:val="28"/>
                    <w:szCs w:val="28"/>
                  </w:rPr>
                  <w:tab/>
                </w:r>
                <w:r>
                  <w:rPr>
                    <w:rFonts w:ascii="宋体" w:eastAsia="宋体" w:hAnsi="宋体" w:hint="eastAsia"/>
                    <w:sz w:val="28"/>
                    <w:szCs w:val="28"/>
                  </w:rPr>
                  <w:tab/>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564C" w:rsidRDefault="0031564C">
    <w:pPr>
      <w:pStyle w:val="a9"/>
      <w:rPr>
        <w:rFonts w:ascii="宋体" w:eastAsia="宋体" w:hAnsi="宋体" w:cs="宋体" w:hint="eastAsia"/>
        <w:sz w:val="28"/>
        <w:szCs w:val="28"/>
      </w:rPr>
    </w:pPr>
    <w:r>
      <w:rPr>
        <w:rFonts w:ascii="宋体" w:eastAsia="宋体" w:hAnsi="宋体" w:cs="宋体" w:hint="eastAsia"/>
        <w:sz w:val="28"/>
        <w:szCs w:val="28"/>
      </w:rPr>
      <w:pict>
        <v:shapetype id="_x0000_t202" coordsize="21600,21600" o:spt="202" path="m,l,21600r21600,l21600,xe">
          <v:stroke joinstyle="miter"/>
          <v:path gradientshapeok="t" o:connecttype="rect"/>
        </v:shapetype>
        <v:shape id="文本框 6" o:spid="_x0000_s1030" type="#_x0000_t202" style="position:absolute;margin-left:92.8pt;margin-top:0;width:2in;height:2in;z-index:251657728;mso-wrap-style:none;mso-position-horizontal:outside;mso-position-horizontal-relative:margin;v-text-anchor:top" filled="f" stroked="f">
          <v:fill o:detectmouseclick="t"/>
          <v:textbox style="mso-fit-shape-to-text:t" inset="0,0,0,0">
            <w:txbxContent>
              <w:p w:rsidR="0031564C" w:rsidRDefault="0031564C">
                <w:pPr>
                  <w:pStyle w:val="a9"/>
                  <w:ind w:firstLineChars="100" w:firstLine="280"/>
                  <w:rPr>
                    <w:rFonts w:ascii="宋体" w:eastAsia="宋体" w:hAnsi="宋体" w:cs="宋体" w:hint="eastAsia"/>
                    <w:sz w:val="28"/>
                    <w:szCs w:val="28"/>
                  </w:rPr>
                </w:pPr>
                <w:r>
                  <w:rPr>
                    <w:rFonts w:ascii="宋体" w:eastAsia="宋体" w:hAnsi="宋体" w:hint="eastAsia"/>
                    <w:sz w:val="28"/>
                    <w:szCs w:val="28"/>
                  </w:rPr>
                  <w:t>－</w:t>
                </w:r>
                <w:r>
                  <w:rPr>
                    <w:rFonts w:ascii="宋体" w:eastAsia="宋体" w:hAnsi="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r>
                  <w:rPr>
                    <w:rFonts w:ascii="宋体" w:eastAsia="宋体" w:hAnsi="宋体" w:hint="eastAsia"/>
                    <w:sz w:val="28"/>
                    <w:szCs w:val="28"/>
                  </w:rPr>
                  <w:t>－</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564C" w:rsidRDefault="0031564C">
    <w:pPr>
      <w:pStyle w:val="a9"/>
    </w:pPr>
    <w:r>
      <w:pict>
        <v:shapetype id="_x0000_t202" coordsize="21600,21600" o:spt="202" path="m,l,21600r21600,l21600,xe">
          <v:stroke joinstyle="miter"/>
          <v:path gradientshapeok="t" o:connecttype="rect"/>
        </v:shapetype>
        <v:shape id="文本框 4" o:spid="_x0000_s1028" type="#_x0000_t202" style="position:absolute;margin-left:.6pt;margin-top:-6.95pt;width:2in;height:2in;z-index:251656704;mso-wrap-style:none;mso-position-horizontal-relative:margin;v-text-anchor:top" filled="f" stroked="f">
          <v:fill o:detectmouseclick="t"/>
          <v:textbox style="mso-fit-shape-to-text:t" inset="0,0,0,0">
            <w:txbxContent>
              <w:p w:rsidR="0031564C" w:rsidRDefault="0031564C">
                <w:pPr>
                  <w:pStyle w:val="a9"/>
                  <w:rPr>
                    <w:rFonts w:ascii="宋体" w:eastAsia="宋体" w:hAnsi="宋体" w:cs="宋体"/>
                    <w:sz w:val="28"/>
                    <w:szCs w:val="28"/>
                  </w:rPr>
                </w:pPr>
                <w:r>
                  <w:rPr>
                    <w:rFonts w:ascii="宋体" w:eastAsia="宋体" w:hAnsi="宋体" w:hint="eastAsia"/>
                    <w:sz w:val="28"/>
                    <w:szCs w:val="28"/>
                  </w:rPr>
                  <w:t>－</w:t>
                </w:r>
                <w:r>
                  <w:rPr>
                    <w:rFonts w:ascii="宋体" w:eastAsia="宋体" w:hAnsi="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r>
                  <w:rPr>
                    <w:rFonts w:ascii="宋体" w:eastAsia="宋体" w:hAnsi="宋体" w:hint="eastAsia"/>
                    <w:sz w:val="28"/>
                    <w:szCs w:val="28"/>
                  </w:rPr>
                  <w:t>－</w:t>
                </w:r>
                <w:r>
                  <w:rPr>
                    <w:rFonts w:ascii="宋体" w:eastAsia="宋体" w:hAnsi="宋体" w:hint="eastAsia"/>
                    <w:sz w:val="28"/>
                    <w:szCs w:val="28"/>
                  </w:rPr>
                  <w:t xml:space="preserve">  </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564C" w:rsidRDefault="0031564C">
      <w:r>
        <w:separator/>
      </w:r>
    </w:p>
  </w:footnote>
  <w:footnote w:type="continuationSeparator" w:id="0">
    <w:p w:rsidR="0031564C" w:rsidRDefault="00315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564C" w:rsidRDefault="0031564C">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564C" w:rsidRDefault="0031564C">
    <w:pPr>
      <w:pStyle w:val="ab"/>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ocumentProtection w:edit="forms" w:enforcement="0"/>
  <w:defaultTabStop w:val="420"/>
  <w:evenAndOddHeaders/>
  <w:drawingGridHorizontalSpacing w:val="160"/>
  <w:drawingGridVerticalSpacing w:val="220"/>
  <w:displayHorizontalDrawingGridEvery w:val="2"/>
  <w:displayVerticalDrawingGridEvery w:val="2"/>
  <w:doNotShadeFormData/>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forgetLastTabAlignment/>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RjN2Y0MTdiNDljM2QyYWUxYTlhMTc5ZDU5NmFkMGQifQ=="/>
  </w:docVars>
  <w:rsids>
    <w:rsidRoot w:val="007A4382"/>
    <w:rsid w:val="00012631"/>
    <w:rsid w:val="000152B0"/>
    <w:rsid w:val="000217EA"/>
    <w:rsid w:val="00034366"/>
    <w:rsid w:val="000358B3"/>
    <w:rsid w:val="000362DF"/>
    <w:rsid w:val="0004470E"/>
    <w:rsid w:val="000475B1"/>
    <w:rsid w:val="00067A72"/>
    <w:rsid w:val="00071A42"/>
    <w:rsid w:val="00073915"/>
    <w:rsid w:val="00077A00"/>
    <w:rsid w:val="00077AA4"/>
    <w:rsid w:val="00082AF4"/>
    <w:rsid w:val="000B0D24"/>
    <w:rsid w:val="000C5A9B"/>
    <w:rsid w:val="000D2682"/>
    <w:rsid w:val="000D27B9"/>
    <w:rsid w:val="000D5741"/>
    <w:rsid w:val="000E0148"/>
    <w:rsid w:val="000E4FD5"/>
    <w:rsid w:val="000E6194"/>
    <w:rsid w:val="000F5DF7"/>
    <w:rsid w:val="00100C81"/>
    <w:rsid w:val="00110190"/>
    <w:rsid w:val="00112747"/>
    <w:rsid w:val="00114233"/>
    <w:rsid w:val="00114B0E"/>
    <w:rsid w:val="00120B67"/>
    <w:rsid w:val="001235A9"/>
    <w:rsid w:val="00140DC8"/>
    <w:rsid w:val="0014371D"/>
    <w:rsid w:val="00146526"/>
    <w:rsid w:val="00150183"/>
    <w:rsid w:val="00157BEF"/>
    <w:rsid w:val="00165F94"/>
    <w:rsid w:val="0019695C"/>
    <w:rsid w:val="001A0EAF"/>
    <w:rsid w:val="001C0648"/>
    <w:rsid w:val="001E2ED2"/>
    <w:rsid w:val="001E450B"/>
    <w:rsid w:val="001F074E"/>
    <w:rsid w:val="00202A81"/>
    <w:rsid w:val="00210B16"/>
    <w:rsid w:val="0021793F"/>
    <w:rsid w:val="00233D3B"/>
    <w:rsid w:val="00252FE7"/>
    <w:rsid w:val="00271B54"/>
    <w:rsid w:val="002842A4"/>
    <w:rsid w:val="00284ADB"/>
    <w:rsid w:val="0029150B"/>
    <w:rsid w:val="002C7AB1"/>
    <w:rsid w:val="002D090F"/>
    <w:rsid w:val="002D5884"/>
    <w:rsid w:val="002D711E"/>
    <w:rsid w:val="002E251A"/>
    <w:rsid w:val="002E6A55"/>
    <w:rsid w:val="002F542D"/>
    <w:rsid w:val="00306D40"/>
    <w:rsid w:val="00307753"/>
    <w:rsid w:val="0031564C"/>
    <w:rsid w:val="00332E52"/>
    <w:rsid w:val="003414F7"/>
    <w:rsid w:val="00341D1D"/>
    <w:rsid w:val="00355745"/>
    <w:rsid w:val="00360A86"/>
    <w:rsid w:val="00360AAB"/>
    <w:rsid w:val="003825AB"/>
    <w:rsid w:val="00384C5E"/>
    <w:rsid w:val="003977B0"/>
    <w:rsid w:val="003A27A0"/>
    <w:rsid w:val="003A3D38"/>
    <w:rsid w:val="003B3008"/>
    <w:rsid w:val="003C1A53"/>
    <w:rsid w:val="003C6630"/>
    <w:rsid w:val="003C7AD8"/>
    <w:rsid w:val="00405961"/>
    <w:rsid w:val="00405CE7"/>
    <w:rsid w:val="00413B55"/>
    <w:rsid w:val="00414DF5"/>
    <w:rsid w:val="00423658"/>
    <w:rsid w:val="00424E10"/>
    <w:rsid w:val="0042654B"/>
    <w:rsid w:val="0043502D"/>
    <w:rsid w:val="00451F4C"/>
    <w:rsid w:val="0046403D"/>
    <w:rsid w:val="00473B15"/>
    <w:rsid w:val="004847EC"/>
    <w:rsid w:val="004A409B"/>
    <w:rsid w:val="004B58CE"/>
    <w:rsid w:val="004B6A37"/>
    <w:rsid w:val="004D2911"/>
    <w:rsid w:val="004F2A4C"/>
    <w:rsid w:val="004F419B"/>
    <w:rsid w:val="0050443F"/>
    <w:rsid w:val="005079E5"/>
    <w:rsid w:val="0051799C"/>
    <w:rsid w:val="00530426"/>
    <w:rsid w:val="005457D7"/>
    <w:rsid w:val="0055424D"/>
    <w:rsid w:val="00554FC6"/>
    <w:rsid w:val="00562289"/>
    <w:rsid w:val="0056713E"/>
    <w:rsid w:val="005803B8"/>
    <w:rsid w:val="00581C87"/>
    <w:rsid w:val="00582B8B"/>
    <w:rsid w:val="00583FE1"/>
    <w:rsid w:val="0059324B"/>
    <w:rsid w:val="005A289E"/>
    <w:rsid w:val="005B7F18"/>
    <w:rsid w:val="005D3DF4"/>
    <w:rsid w:val="005D4214"/>
    <w:rsid w:val="005D5773"/>
    <w:rsid w:val="005E5796"/>
    <w:rsid w:val="005F3658"/>
    <w:rsid w:val="005F5D47"/>
    <w:rsid w:val="00602DB6"/>
    <w:rsid w:val="006220CD"/>
    <w:rsid w:val="00626F05"/>
    <w:rsid w:val="00634C6D"/>
    <w:rsid w:val="00651BBD"/>
    <w:rsid w:val="00660366"/>
    <w:rsid w:val="00661C79"/>
    <w:rsid w:val="00667B8A"/>
    <w:rsid w:val="00674A69"/>
    <w:rsid w:val="00695389"/>
    <w:rsid w:val="006961C4"/>
    <w:rsid w:val="006A112C"/>
    <w:rsid w:val="006A584C"/>
    <w:rsid w:val="006B6E91"/>
    <w:rsid w:val="006C569B"/>
    <w:rsid w:val="006D3F9A"/>
    <w:rsid w:val="006E6CF7"/>
    <w:rsid w:val="006E76CA"/>
    <w:rsid w:val="00700688"/>
    <w:rsid w:val="0070391C"/>
    <w:rsid w:val="00705AAC"/>
    <w:rsid w:val="007117B2"/>
    <w:rsid w:val="00716841"/>
    <w:rsid w:val="00737209"/>
    <w:rsid w:val="00744D10"/>
    <w:rsid w:val="007564CE"/>
    <w:rsid w:val="00756FE8"/>
    <w:rsid w:val="00757783"/>
    <w:rsid w:val="007611BE"/>
    <w:rsid w:val="00761934"/>
    <w:rsid w:val="007758AB"/>
    <w:rsid w:val="00780229"/>
    <w:rsid w:val="00781E38"/>
    <w:rsid w:val="00783A85"/>
    <w:rsid w:val="00784C1D"/>
    <w:rsid w:val="007921DF"/>
    <w:rsid w:val="007A3912"/>
    <w:rsid w:val="007A4382"/>
    <w:rsid w:val="007B119E"/>
    <w:rsid w:val="007C12D3"/>
    <w:rsid w:val="007D24BB"/>
    <w:rsid w:val="007E7496"/>
    <w:rsid w:val="007F2263"/>
    <w:rsid w:val="008020C2"/>
    <w:rsid w:val="00812CC7"/>
    <w:rsid w:val="00822E0F"/>
    <w:rsid w:val="00830545"/>
    <w:rsid w:val="008371D0"/>
    <w:rsid w:val="008432E9"/>
    <w:rsid w:val="008462AB"/>
    <w:rsid w:val="00860A31"/>
    <w:rsid w:val="00860A79"/>
    <w:rsid w:val="008665BC"/>
    <w:rsid w:val="00883810"/>
    <w:rsid w:val="00887F6B"/>
    <w:rsid w:val="008949F3"/>
    <w:rsid w:val="00897F3A"/>
    <w:rsid w:val="008A2CAA"/>
    <w:rsid w:val="008B3CAC"/>
    <w:rsid w:val="008C167A"/>
    <w:rsid w:val="008C7110"/>
    <w:rsid w:val="00901EFC"/>
    <w:rsid w:val="0091625F"/>
    <w:rsid w:val="00925583"/>
    <w:rsid w:val="00933245"/>
    <w:rsid w:val="00946266"/>
    <w:rsid w:val="00962870"/>
    <w:rsid w:val="00963399"/>
    <w:rsid w:val="009671DC"/>
    <w:rsid w:val="00980EFE"/>
    <w:rsid w:val="00984449"/>
    <w:rsid w:val="00985AC1"/>
    <w:rsid w:val="009A59C4"/>
    <w:rsid w:val="009A7922"/>
    <w:rsid w:val="009B1815"/>
    <w:rsid w:val="009C2052"/>
    <w:rsid w:val="009C6D7F"/>
    <w:rsid w:val="009E701F"/>
    <w:rsid w:val="009F60EC"/>
    <w:rsid w:val="009F7394"/>
    <w:rsid w:val="00A02876"/>
    <w:rsid w:val="00A02D8A"/>
    <w:rsid w:val="00A160D6"/>
    <w:rsid w:val="00A16230"/>
    <w:rsid w:val="00A2034A"/>
    <w:rsid w:val="00A31FCC"/>
    <w:rsid w:val="00A34313"/>
    <w:rsid w:val="00A4431B"/>
    <w:rsid w:val="00A4689F"/>
    <w:rsid w:val="00A572C6"/>
    <w:rsid w:val="00A64467"/>
    <w:rsid w:val="00A811C7"/>
    <w:rsid w:val="00AA21A4"/>
    <w:rsid w:val="00AC2229"/>
    <w:rsid w:val="00AC365D"/>
    <w:rsid w:val="00AD5965"/>
    <w:rsid w:val="00AF52FB"/>
    <w:rsid w:val="00B04478"/>
    <w:rsid w:val="00B05ED7"/>
    <w:rsid w:val="00B0607B"/>
    <w:rsid w:val="00B10298"/>
    <w:rsid w:val="00B16C64"/>
    <w:rsid w:val="00B313AF"/>
    <w:rsid w:val="00B31D75"/>
    <w:rsid w:val="00B331F4"/>
    <w:rsid w:val="00B35A65"/>
    <w:rsid w:val="00B44B8F"/>
    <w:rsid w:val="00B7343F"/>
    <w:rsid w:val="00B85836"/>
    <w:rsid w:val="00B8610F"/>
    <w:rsid w:val="00BA4DCA"/>
    <w:rsid w:val="00BB5380"/>
    <w:rsid w:val="00BC130E"/>
    <w:rsid w:val="00BD1BDC"/>
    <w:rsid w:val="00BE4A82"/>
    <w:rsid w:val="00BE5D65"/>
    <w:rsid w:val="00BF431F"/>
    <w:rsid w:val="00BF53BA"/>
    <w:rsid w:val="00C47AA5"/>
    <w:rsid w:val="00C5122E"/>
    <w:rsid w:val="00C5661F"/>
    <w:rsid w:val="00C63F2A"/>
    <w:rsid w:val="00C66C74"/>
    <w:rsid w:val="00C71872"/>
    <w:rsid w:val="00C8361A"/>
    <w:rsid w:val="00C8756E"/>
    <w:rsid w:val="00C95593"/>
    <w:rsid w:val="00C95D50"/>
    <w:rsid w:val="00CB4175"/>
    <w:rsid w:val="00CB6AB7"/>
    <w:rsid w:val="00CC7B5B"/>
    <w:rsid w:val="00CD26E9"/>
    <w:rsid w:val="00CD5618"/>
    <w:rsid w:val="00CD7F56"/>
    <w:rsid w:val="00D1455A"/>
    <w:rsid w:val="00D14974"/>
    <w:rsid w:val="00D15CE0"/>
    <w:rsid w:val="00D16522"/>
    <w:rsid w:val="00D2769D"/>
    <w:rsid w:val="00D309D3"/>
    <w:rsid w:val="00D30A9A"/>
    <w:rsid w:val="00D55598"/>
    <w:rsid w:val="00D71CB6"/>
    <w:rsid w:val="00D85018"/>
    <w:rsid w:val="00D85680"/>
    <w:rsid w:val="00D8739A"/>
    <w:rsid w:val="00D95903"/>
    <w:rsid w:val="00DA0E83"/>
    <w:rsid w:val="00DB191B"/>
    <w:rsid w:val="00DB3F9C"/>
    <w:rsid w:val="00DC0B10"/>
    <w:rsid w:val="00DC2365"/>
    <w:rsid w:val="00DC2967"/>
    <w:rsid w:val="00DD264C"/>
    <w:rsid w:val="00DE2697"/>
    <w:rsid w:val="00DE4141"/>
    <w:rsid w:val="00DF7674"/>
    <w:rsid w:val="00E00D48"/>
    <w:rsid w:val="00E06BEC"/>
    <w:rsid w:val="00E1521B"/>
    <w:rsid w:val="00E303A6"/>
    <w:rsid w:val="00E309FB"/>
    <w:rsid w:val="00E4242C"/>
    <w:rsid w:val="00E45070"/>
    <w:rsid w:val="00E56199"/>
    <w:rsid w:val="00E709B7"/>
    <w:rsid w:val="00E81AD1"/>
    <w:rsid w:val="00E83B9E"/>
    <w:rsid w:val="00E86420"/>
    <w:rsid w:val="00EA4214"/>
    <w:rsid w:val="00EA6784"/>
    <w:rsid w:val="00EA6D73"/>
    <w:rsid w:val="00EA6FF6"/>
    <w:rsid w:val="00EB0BB0"/>
    <w:rsid w:val="00EC14DA"/>
    <w:rsid w:val="00EC3B61"/>
    <w:rsid w:val="00EC42E3"/>
    <w:rsid w:val="00EC4E39"/>
    <w:rsid w:val="00EC535E"/>
    <w:rsid w:val="00EE2B71"/>
    <w:rsid w:val="00EE4B9D"/>
    <w:rsid w:val="00F05FA7"/>
    <w:rsid w:val="00F11C9E"/>
    <w:rsid w:val="00F22ED6"/>
    <w:rsid w:val="00F26303"/>
    <w:rsid w:val="00F263A2"/>
    <w:rsid w:val="00F47AA9"/>
    <w:rsid w:val="00F62AC2"/>
    <w:rsid w:val="00F63B4E"/>
    <w:rsid w:val="00F6426C"/>
    <w:rsid w:val="00F7411E"/>
    <w:rsid w:val="00F80D0D"/>
    <w:rsid w:val="00F83AB3"/>
    <w:rsid w:val="00F9466F"/>
    <w:rsid w:val="00FA1DC6"/>
    <w:rsid w:val="00FA2B25"/>
    <w:rsid w:val="00FB2355"/>
    <w:rsid w:val="00FC6836"/>
    <w:rsid w:val="00FC73B7"/>
    <w:rsid w:val="00FD2E83"/>
    <w:rsid w:val="00FD60AD"/>
    <w:rsid w:val="00FE3402"/>
    <w:rsid w:val="00FE7906"/>
    <w:rsid w:val="00FF09BD"/>
    <w:rsid w:val="00FF1E5D"/>
    <w:rsid w:val="00FF41D6"/>
    <w:rsid w:val="0824380A"/>
    <w:rsid w:val="0AFFD6EF"/>
    <w:rsid w:val="11FD3229"/>
    <w:rsid w:val="132247B1"/>
    <w:rsid w:val="137D7786"/>
    <w:rsid w:val="180024B2"/>
    <w:rsid w:val="19E4064E"/>
    <w:rsid w:val="1DB47B00"/>
    <w:rsid w:val="1F5CD46C"/>
    <w:rsid w:val="1FB7C65C"/>
    <w:rsid w:val="1FD00F1A"/>
    <w:rsid w:val="1FFFA855"/>
    <w:rsid w:val="2197480C"/>
    <w:rsid w:val="255F162D"/>
    <w:rsid w:val="26602132"/>
    <w:rsid w:val="2FDBA484"/>
    <w:rsid w:val="2FF9DDF2"/>
    <w:rsid w:val="34FF18FE"/>
    <w:rsid w:val="36FF4B2F"/>
    <w:rsid w:val="372E5DD5"/>
    <w:rsid w:val="37AE0FA2"/>
    <w:rsid w:val="37F7696E"/>
    <w:rsid w:val="39CB599C"/>
    <w:rsid w:val="3B5C7729"/>
    <w:rsid w:val="3B7BC199"/>
    <w:rsid w:val="3BBB21BF"/>
    <w:rsid w:val="3D7F1D9A"/>
    <w:rsid w:val="3E291DAF"/>
    <w:rsid w:val="3E9F6A0E"/>
    <w:rsid w:val="3EFF996E"/>
    <w:rsid w:val="3FD7BE0D"/>
    <w:rsid w:val="3FDBE42E"/>
    <w:rsid w:val="3FF321A8"/>
    <w:rsid w:val="40C25094"/>
    <w:rsid w:val="421F6D7F"/>
    <w:rsid w:val="45EC57D9"/>
    <w:rsid w:val="47E531B1"/>
    <w:rsid w:val="49912C64"/>
    <w:rsid w:val="4A582D95"/>
    <w:rsid w:val="4BE79B22"/>
    <w:rsid w:val="4C9660D6"/>
    <w:rsid w:val="4CD93B01"/>
    <w:rsid w:val="505DDC46"/>
    <w:rsid w:val="54B76DBD"/>
    <w:rsid w:val="581314E0"/>
    <w:rsid w:val="58A24203"/>
    <w:rsid w:val="58CF6EC4"/>
    <w:rsid w:val="597A98F1"/>
    <w:rsid w:val="5993186A"/>
    <w:rsid w:val="5B394BC5"/>
    <w:rsid w:val="5DB323A1"/>
    <w:rsid w:val="5E583CF0"/>
    <w:rsid w:val="5F67856D"/>
    <w:rsid w:val="5F6F2AF1"/>
    <w:rsid w:val="61A5109B"/>
    <w:rsid w:val="63FF34C0"/>
    <w:rsid w:val="684D455D"/>
    <w:rsid w:val="6B1FBAD1"/>
    <w:rsid w:val="6B7F9FEC"/>
    <w:rsid w:val="6DBF64E1"/>
    <w:rsid w:val="6EE54326"/>
    <w:rsid w:val="6EEE0AB7"/>
    <w:rsid w:val="6FA389D5"/>
    <w:rsid w:val="6FDF1A99"/>
    <w:rsid w:val="718C4EE4"/>
    <w:rsid w:val="726E2F4F"/>
    <w:rsid w:val="727B45A6"/>
    <w:rsid w:val="73525F9C"/>
    <w:rsid w:val="739FB858"/>
    <w:rsid w:val="75F75951"/>
    <w:rsid w:val="77213E5D"/>
    <w:rsid w:val="77B7426E"/>
    <w:rsid w:val="77DA5FD7"/>
    <w:rsid w:val="77E790C8"/>
    <w:rsid w:val="77FF46A0"/>
    <w:rsid w:val="78DC3D4F"/>
    <w:rsid w:val="793FE340"/>
    <w:rsid w:val="7AF75CE8"/>
    <w:rsid w:val="7D413D44"/>
    <w:rsid w:val="7DBDE824"/>
    <w:rsid w:val="7DDB910B"/>
    <w:rsid w:val="7E6AD466"/>
    <w:rsid w:val="7EF134FC"/>
    <w:rsid w:val="7EFE6044"/>
    <w:rsid w:val="7F09148D"/>
    <w:rsid w:val="7FAE09B0"/>
    <w:rsid w:val="7FD7E8C9"/>
    <w:rsid w:val="7FD7FE66"/>
    <w:rsid w:val="7FFF8E04"/>
    <w:rsid w:val="7FFFF7BD"/>
    <w:rsid w:val="7FFFFEBD"/>
    <w:rsid w:val="89AF3CF9"/>
    <w:rsid w:val="96CDD826"/>
    <w:rsid w:val="97D9801A"/>
    <w:rsid w:val="9B9DBF90"/>
    <w:rsid w:val="9D46CB47"/>
    <w:rsid w:val="9EA65022"/>
    <w:rsid w:val="A4CDF255"/>
    <w:rsid w:val="BBF64995"/>
    <w:rsid w:val="BE7DD5EE"/>
    <w:rsid w:val="BEBF056A"/>
    <w:rsid w:val="BF7DE41B"/>
    <w:rsid w:val="BFFBAF9F"/>
    <w:rsid w:val="BFFF76E0"/>
    <w:rsid w:val="C37F9EC2"/>
    <w:rsid w:val="C3BB7E1E"/>
    <w:rsid w:val="C5FFCEC3"/>
    <w:rsid w:val="CBEF33A8"/>
    <w:rsid w:val="CE7D9373"/>
    <w:rsid w:val="D39EEA93"/>
    <w:rsid w:val="D5FA0276"/>
    <w:rsid w:val="D7B757EE"/>
    <w:rsid w:val="DB5F6BD7"/>
    <w:rsid w:val="DBE7B831"/>
    <w:rsid w:val="DBEB5786"/>
    <w:rsid w:val="DD5D38C6"/>
    <w:rsid w:val="DDBD85B0"/>
    <w:rsid w:val="DDF75136"/>
    <w:rsid w:val="DEFEC2DA"/>
    <w:rsid w:val="DFDF1C81"/>
    <w:rsid w:val="E2DDFDC1"/>
    <w:rsid w:val="E77B4CF4"/>
    <w:rsid w:val="E7D7BB95"/>
    <w:rsid w:val="EB7D2D34"/>
    <w:rsid w:val="EBBB807B"/>
    <w:rsid w:val="EDFFC5A0"/>
    <w:rsid w:val="EEBC81FC"/>
    <w:rsid w:val="EFB79A92"/>
    <w:rsid w:val="EFEF967F"/>
    <w:rsid w:val="F1FFB102"/>
    <w:rsid w:val="F7DC78EE"/>
    <w:rsid w:val="F7FBB6ED"/>
    <w:rsid w:val="F7FDA1EB"/>
    <w:rsid w:val="F9FF451D"/>
    <w:rsid w:val="FAF7A6AE"/>
    <w:rsid w:val="FB7C9762"/>
    <w:rsid w:val="FB876014"/>
    <w:rsid w:val="FCDBD926"/>
    <w:rsid w:val="FCED353A"/>
    <w:rsid w:val="FCFB6DD2"/>
    <w:rsid w:val="FCFF2995"/>
    <w:rsid w:val="FD5B5874"/>
    <w:rsid w:val="FE7EE37A"/>
    <w:rsid w:val="FE7F5B24"/>
    <w:rsid w:val="FECFEF5C"/>
    <w:rsid w:val="FEFF1103"/>
    <w:rsid w:val="FF3FFA16"/>
    <w:rsid w:val="FF613830"/>
    <w:rsid w:val="FF7C50B4"/>
    <w:rsid w:val="FFAFBE43"/>
    <w:rsid w:val="FFCF614B"/>
    <w:rsid w:val="FFDF9004"/>
    <w:rsid w:val="FFE631EC"/>
    <w:rsid w:val="FFE7007F"/>
    <w:rsid w:val="FFED64A9"/>
    <w:rsid w:val="FFEF5C04"/>
    <w:rsid w:val="FFF13484"/>
    <w:rsid w:val="FFF60A43"/>
    <w:rsid w:val="FFFFF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3CD5E1C-8F49-4F44-9C88-53419FF5D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Document Map" w:semiHidden="1"/>
    <w:lsdException w:name="Plain Text" w:semiHidden="1"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仿宋_GB2312"/>
      <w:kern w:val="2"/>
      <w:sz w:val="32"/>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eastAsia="仿宋_GB2312"/>
      <w:kern w:val="2"/>
      <w:sz w:val="32"/>
    </w:rPr>
  </w:style>
  <w:style w:type="paragraph" w:styleId="a6">
    <w:name w:val="Body Text"/>
    <w:basedOn w:val="a"/>
    <w:uiPriority w:val="1"/>
    <w:qFormat/>
    <w:pPr>
      <w:adjustRightInd w:val="0"/>
      <w:spacing w:after="60" w:line="360" w:lineRule="atLeast"/>
      <w:ind w:leftChars="30" w:left="72" w:rightChars="30" w:right="30"/>
      <w:jc w:val="center"/>
      <w:textAlignment w:val="baseline"/>
    </w:pPr>
    <w:rPr>
      <w:kern w:val="0"/>
      <w:sz w:val="20"/>
    </w:rPr>
  </w:style>
  <w:style w:type="paragraph" w:styleId="a7">
    <w:name w:val="Body Text Indent"/>
    <w:basedOn w:val="a"/>
    <w:pPr>
      <w:spacing w:line="580" w:lineRule="exact"/>
      <w:ind w:firstLine="645"/>
    </w:pPr>
  </w:style>
  <w:style w:type="paragraph" w:styleId="a8">
    <w:name w:val="Plain Text"/>
    <w:basedOn w:val="a"/>
    <w:semiHidden/>
    <w:qFormat/>
    <w:rPr>
      <w:rFonts w:ascii="宋体" w:hAnsi="Courier New"/>
      <w:szCs w:val="21"/>
    </w:rPr>
  </w:style>
  <w:style w:type="paragraph" w:styleId="a9">
    <w:name w:val="footer"/>
    <w:basedOn w:val="a"/>
    <w:link w:val="aa"/>
    <w:uiPriority w:val="99"/>
    <w:pPr>
      <w:tabs>
        <w:tab w:val="center" w:pos="4153"/>
        <w:tab w:val="right" w:pos="8306"/>
      </w:tabs>
      <w:snapToGrid w:val="0"/>
      <w:jc w:val="left"/>
    </w:pPr>
    <w:rPr>
      <w:sz w:val="18"/>
      <w:szCs w:val="18"/>
    </w:rPr>
  </w:style>
  <w:style w:type="character" w:customStyle="1" w:styleId="aa">
    <w:name w:val="页脚 字符"/>
    <w:link w:val="a9"/>
    <w:uiPriority w:val="99"/>
    <w:rPr>
      <w:rFonts w:eastAsia="仿宋_GB2312"/>
      <w:kern w:val="2"/>
      <w:sz w:val="18"/>
      <w:szCs w:val="18"/>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rPr>
      <w:b/>
      <w:bCs/>
    </w:rPr>
  </w:style>
  <w:style w:type="character" w:customStyle="1" w:styleId="ad">
    <w:name w:val="批注主题 字符"/>
    <w:link w:val="ac"/>
    <w:rPr>
      <w:rFonts w:eastAsia="仿宋_GB2312"/>
      <w:b/>
      <w:bCs/>
      <w:kern w:val="2"/>
      <w:sz w:val="32"/>
    </w:rPr>
  </w:style>
  <w:style w:type="character" w:styleId="ae">
    <w:name w:val="Strong"/>
    <w:qFormat/>
    <w:rPr>
      <w:b/>
      <w:bCs/>
    </w:rPr>
  </w:style>
  <w:style w:type="character" w:styleId="af">
    <w:name w:val="page number"/>
  </w:style>
  <w:style w:type="character" w:styleId="af0">
    <w:name w:val="annotation reference"/>
    <w:rPr>
      <w:sz w:val="21"/>
      <w:szCs w:val="21"/>
    </w:rPr>
  </w:style>
  <w:style w:type="paragraph" w:customStyle="1" w:styleId="af1">
    <w:name w:val="列出段落"/>
    <w:basedOn w:val="a"/>
    <w:uiPriority w:val="34"/>
    <w:qFormat/>
    <w:pPr>
      <w:ind w:firstLineChars="200" w:firstLine="420"/>
    </w:pPr>
  </w:style>
  <w:style w:type="paragraph" w:styleId="af2">
    <w:name w:val="Revision"/>
    <w:uiPriority w:val="99"/>
    <w:unhideWhenUsed/>
    <w:rPr>
      <w:rFonts w:eastAsia="仿宋_GB2312"/>
      <w:kern w:val="2"/>
      <w:sz w:val="32"/>
    </w:rPr>
  </w:style>
  <w:style w:type="paragraph" w:customStyle="1" w:styleId="CM19">
    <w:name w:val="CM19"/>
    <w:basedOn w:val="a"/>
    <w:next w:val="a"/>
    <w:uiPriority w:val="99"/>
    <w:unhideWhenUsed/>
    <w:qFormat/>
    <w:pPr>
      <w:autoSpaceDE w:val="0"/>
      <w:autoSpaceDN w:val="0"/>
      <w:adjustRightInd w:val="0"/>
      <w:jc w:val="left"/>
    </w:pPr>
    <w:rPr>
      <w:rFonts w:ascii="Arial" w:hAnsi="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1572</Words>
  <Characters>8963</Characters>
  <Application>Microsoft Office Word</Application>
  <DocSecurity>0</DocSecurity>
  <Lines>74</Lines>
  <Paragraphs>21</Paragraphs>
  <ScaleCrop>false</ScaleCrop>
  <Company>inrun</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浙交(上行)</dc:title>
  <dc:subject/>
  <dc:creator>陈雪凤主任科员</dc:creator>
  <cp:keywords/>
  <dc:description/>
  <cp:lastModifiedBy>益达 田</cp:lastModifiedBy>
  <cp:revision>2</cp:revision>
  <cp:lastPrinted>2024-02-17T10:51:00Z</cp:lastPrinted>
  <dcterms:created xsi:type="dcterms:W3CDTF">2026-09-28T07:49:00Z</dcterms:created>
  <dcterms:modified xsi:type="dcterms:W3CDTF">2026-09-28T07:49:00Z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5B61DE8557975A102CAA6166AD91634D_43</vt:lpwstr>
  </property>
</Properties>
</file>